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8CAF4F3" w14:textId="5C176C6B" w:rsidR="008177D0" w:rsidRDefault="008177D0" w:rsidP="008B6524">
      <w:pPr>
        <w:pStyle w:val="Author"/>
        <w:spacing w:before="5pt" w:beforeAutospacing="1" w:after="5pt" w:afterAutospacing="1"/>
        <w:rPr>
          <w:rFonts w:eastAsia="MS Mincho"/>
          <w:kern w:val="48"/>
          <w:sz w:val="48"/>
          <w:szCs w:val="48"/>
        </w:rPr>
      </w:pPr>
      <w:r w:rsidRPr="008177D0">
        <w:rPr>
          <w:rFonts w:eastAsia="MS Mincho"/>
          <w:kern w:val="48"/>
          <w:sz w:val="48"/>
          <w:szCs w:val="48"/>
        </w:rPr>
        <w:t xml:space="preserve">Blockchain </w:t>
      </w:r>
      <w:r>
        <w:rPr>
          <w:rFonts w:eastAsia="MS Mincho"/>
          <w:kern w:val="48"/>
          <w:sz w:val="48"/>
          <w:szCs w:val="48"/>
        </w:rPr>
        <w:t>a</w:t>
      </w:r>
      <w:r w:rsidRPr="008177D0">
        <w:rPr>
          <w:rFonts w:eastAsia="MS Mincho"/>
          <w:kern w:val="48"/>
          <w:sz w:val="48"/>
          <w:szCs w:val="48"/>
        </w:rPr>
        <w:t xml:space="preserve">nd its </w:t>
      </w:r>
      <w:r>
        <w:rPr>
          <w:rFonts w:eastAsia="MS Mincho"/>
          <w:kern w:val="48"/>
          <w:sz w:val="48"/>
          <w:szCs w:val="48"/>
        </w:rPr>
        <w:t>A</w:t>
      </w:r>
      <w:r w:rsidRPr="008177D0">
        <w:rPr>
          <w:rFonts w:eastAsia="MS Mincho"/>
          <w:kern w:val="48"/>
          <w:sz w:val="48"/>
          <w:szCs w:val="48"/>
        </w:rPr>
        <w:t xml:space="preserve">pplications </w:t>
      </w:r>
    </w:p>
    <w:p w14:paraId="7B372B79" w14:textId="77777777" w:rsidR="00D7522C" w:rsidRDefault="00D7522C" w:rsidP="003B4E04">
      <w:pPr>
        <w:pStyle w:val="Author"/>
        <w:spacing w:before="5pt" w:beforeAutospacing="1" w:after="5pt" w:afterAutospacing="1" w:line="6pt" w:lineRule="auto"/>
        <w:rPr>
          <w:sz w:val="16"/>
          <w:szCs w:val="16"/>
        </w:rPr>
      </w:pPr>
    </w:p>
    <w:p w14:paraId="0E8BC37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2D72FB6" w14:textId="1B3084A6" w:rsidR="00BD670B" w:rsidRDefault="00EE4D75" w:rsidP="00672086">
      <w:pPr>
        <w:pStyle w:val="Author"/>
        <w:spacing w:before="5pt" w:beforeAutospacing="1"/>
        <w:rPr>
          <w:sz w:val="18"/>
          <w:szCs w:val="18"/>
        </w:rPr>
      </w:pPr>
      <w:r>
        <w:rPr>
          <w:sz w:val="18"/>
          <w:szCs w:val="18"/>
        </w:rPr>
        <w:t>Manbir Singh</w:t>
      </w:r>
      <w:r w:rsidR="001A3B3D" w:rsidRPr="00F847A6">
        <w:rPr>
          <w:sz w:val="18"/>
          <w:szCs w:val="18"/>
        </w:rPr>
        <w:t xml:space="preserve"> </w:t>
      </w:r>
      <w:r w:rsidR="001A3B3D" w:rsidRPr="00F847A6">
        <w:rPr>
          <w:sz w:val="18"/>
          <w:szCs w:val="18"/>
        </w:rPr>
        <w:br/>
      </w:r>
      <w:r w:rsidRPr="00EE4D75">
        <w:rPr>
          <w:sz w:val="18"/>
          <w:szCs w:val="18"/>
        </w:rPr>
        <w:t>Information Systems Security</w:t>
      </w:r>
      <w:r w:rsidR="00672086">
        <w:rPr>
          <w:sz w:val="18"/>
          <w:szCs w:val="18"/>
        </w:rPr>
        <w:t xml:space="preserve"> </w:t>
      </w:r>
      <w:r w:rsidRPr="00EE4D75">
        <w:rPr>
          <w:sz w:val="18"/>
          <w:szCs w:val="18"/>
        </w:rPr>
        <w:t>Concordia University,</w:t>
      </w:r>
      <w:r w:rsidR="00672086">
        <w:rPr>
          <w:sz w:val="18"/>
          <w:szCs w:val="18"/>
        </w:rPr>
        <w:t xml:space="preserve">                        </w:t>
      </w:r>
      <w:r w:rsidRPr="00EE4D75">
        <w:rPr>
          <w:sz w:val="18"/>
          <w:szCs w:val="18"/>
        </w:rPr>
        <w:t>Montreal, Canada</w:t>
      </w:r>
      <w:r w:rsidR="001A3B3D" w:rsidRPr="00F847A6">
        <w:rPr>
          <w:sz w:val="18"/>
          <w:szCs w:val="18"/>
        </w:rPr>
        <w:br/>
      </w:r>
      <w:r w:rsidR="00672086" w:rsidRPr="00672086">
        <w:rPr>
          <w:sz w:val="18"/>
          <w:szCs w:val="18"/>
        </w:rPr>
        <w:t>manbir.singh@mail.concordia.ca</w:t>
      </w:r>
    </w:p>
    <w:p w14:paraId="5CB20CD9" w14:textId="7E064E19" w:rsidR="00672086" w:rsidRDefault="00447BB9" w:rsidP="00672086">
      <w:pPr>
        <w:pStyle w:val="Author"/>
        <w:spacing w:before="5pt" w:beforeAutospacing="1"/>
        <w:rPr>
          <w:sz w:val="18"/>
          <w:szCs w:val="18"/>
        </w:rPr>
      </w:pPr>
      <w:r>
        <w:rPr>
          <w:sz w:val="18"/>
          <w:szCs w:val="18"/>
        </w:rPr>
        <w:br/>
      </w:r>
      <w:r w:rsidR="00672086" w:rsidRPr="00672086">
        <w:rPr>
          <w:sz w:val="18"/>
          <w:szCs w:val="18"/>
        </w:rPr>
        <w:t>Ashish Singh</w:t>
      </w:r>
      <w:r w:rsidR="00672086" w:rsidRPr="00F847A6">
        <w:rPr>
          <w:sz w:val="18"/>
          <w:szCs w:val="18"/>
        </w:rPr>
        <w:br/>
      </w:r>
      <w:r w:rsidR="00672086" w:rsidRPr="00EE4D75">
        <w:rPr>
          <w:sz w:val="18"/>
          <w:szCs w:val="18"/>
        </w:rPr>
        <w:t>Information Systems Security</w:t>
      </w:r>
      <w:r w:rsidR="00672086">
        <w:rPr>
          <w:sz w:val="18"/>
          <w:szCs w:val="18"/>
        </w:rPr>
        <w:t xml:space="preserve"> </w:t>
      </w:r>
      <w:r w:rsidR="00672086" w:rsidRPr="00EE4D75">
        <w:rPr>
          <w:sz w:val="18"/>
          <w:szCs w:val="18"/>
        </w:rPr>
        <w:t>Concordia University,</w:t>
      </w:r>
      <w:r w:rsidR="00672086">
        <w:rPr>
          <w:sz w:val="18"/>
          <w:szCs w:val="18"/>
        </w:rPr>
        <w:t xml:space="preserve">                        </w:t>
      </w:r>
      <w:r w:rsidR="00672086" w:rsidRPr="00EE4D75">
        <w:rPr>
          <w:sz w:val="18"/>
          <w:szCs w:val="18"/>
        </w:rPr>
        <w:t>Montreal, Canada</w:t>
      </w:r>
      <w:r w:rsidR="00672086" w:rsidRPr="00F847A6">
        <w:rPr>
          <w:sz w:val="18"/>
          <w:szCs w:val="18"/>
        </w:rPr>
        <w:br/>
      </w:r>
      <w:r w:rsidR="00672086" w:rsidRPr="00672086">
        <w:rPr>
          <w:sz w:val="18"/>
          <w:szCs w:val="18"/>
        </w:rPr>
        <w:t>ashish.singh@mail.concordia.ca</w:t>
      </w:r>
    </w:p>
    <w:p w14:paraId="72B5E00A" w14:textId="1F176E88" w:rsidR="00672086" w:rsidRDefault="00BD670B" w:rsidP="00672086">
      <w:pPr>
        <w:pStyle w:val="Author"/>
        <w:spacing w:before="5pt" w:beforeAutospacing="1"/>
        <w:rPr>
          <w:sz w:val="18"/>
          <w:szCs w:val="18"/>
        </w:rPr>
      </w:pPr>
      <w:r>
        <w:rPr>
          <w:sz w:val="18"/>
          <w:szCs w:val="18"/>
        </w:rPr>
        <w:br w:type="column"/>
      </w:r>
      <w:r w:rsidR="00672086">
        <w:rPr>
          <w:sz w:val="18"/>
          <w:szCs w:val="18"/>
        </w:rPr>
        <w:t>Jaskaran Singh</w:t>
      </w:r>
      <w:r w:rsidR="00672086" w:rsidRPr="00F847A6">
        <w:rPr>
          <w:sz w:val="18"/>
          <w:szCs w:val="18"/>
        </w:rPr>
        <w:t xml:space="preserve"> </w:t>
      </w:r>
      <w:r w:rsidR="00672086" w:rsidRPr="00F847A6">
        <w:rPr>
          <w:sz w:val="18"/>
          <w:szCs w:val="18"/>
        </w:rPr>
        <w:br/>
      </w:r>
      <w:r w:rsidR="00672086" w:rsidRPr="00EE4D75">
        <w:rPr>
          <w:sz w:val="18"/>
          <w:szCs w:val="18"/>
        </w:rPr>
        <w:t>Information Systems Security</w:t>
      </w:r>
      <w:r w:rsidR="00672086">
        <w:rPr>
          <w:sz w:val="18"/>
          <w:szCs w:val="18"/>
        </w:rPr>
        <w:t xml:space="preserve"> </w:t>
      </w:r>
      <w:r w:rsidR="00672086" w:rsidRPr="00EE4D75">
        <w:rPr>
          <w:sz w:val="18"/>
          <w:szCs w:val="18"/>
        </w:rPr>
        <w:t>Concordia University,</w:t>
      </w:r>
      <w:r w:rsidR="00672086">
        <w:rPr>
          <w:sz w:val="18"/>
          <w:szCs w:val="18"/>
        </w:rPr>
        <w:t xml:space="preserve">                        </w:t>
      </w:r>
      <w:r w:rsidR="00672086" w:rsidRPr="00EE4D75">
        <w:rPr>
          <w:sz w:val="18"/>
          <w:szCs w:val="18"/>
        </w:rPr>
        <w:t>Montreal, Canada</w:t>
      </w:r>
      <w:r w:rsidR="00672086" w:rsidRPr="00F847A6">
        <w:rPr>
          <w:sz w:val="18"/>
          <w:szCs w:val="18"/>
        </w:rPr>
        <w:br/>
      </w:r>
      <w:r w:rsidR="00F718AE" w:rsidRPr="00F718AE">
        <w:rPr>
          <w:sz w:val="18"/>
          <w:szCs w:val="18"/>
        </w:rPr>
        <w:t>singhjaskaran7171@gmail.com</w:t>
      </w:r>
    </w:p>
    <w:p w14:paraId="66F6A849" w14:textId="65F8A18C" w:rsidR="00672086" w:rsidRDefault="00672086" w:rsidP="00672086">
      <w:pPr>
        <w:pStyle w:val="Author"/>
        <w:spacing w:before="5pt" w:beforeAutospacing="1"/>
        <w:rPr>
          <w:sz w:val="18"/>
          <w:szCs w:val="18"/>
        </w:rPr>
      </w:pPr>
      <w:r w:rsidRPr="00672086">
        <w:rPr>
          <w:sz w:val="18"/>
          <w:szCs w:val="18"/>
        </w:rPr>
        <w:t>Money</w:t>
      </w:r>
      <w:r>
        <w:rPr>
          <w:sz w:val="18"/>
          <w:szCs w:val="18"/>
        </w:rPr>
        <w:t xml:space="preserve"> S</w:t>
      </w:r>
      <w:r w:rsidRPr="00672086">
        <w:rPr>
          <w:sz w:val="18"/>
          <w:szCs w:val="18"/>
        </w:rPr>
        <w:t>axena</w:t>
      </w:r>
      <w:r w:rsidRPr="00F847A6">
        <w:rPr>
          <w:sz w:val="18"/>
          <w:szCs w:val="18"/>
        </w:rPr>
        <w:br/>
      </w:r>
      <w:r w:rsidRPr="00EE4D75">
        <w:rPr>
          <w:sz w:val="18"/>
          <w:szCs w:val="18"/>
        </w:rPr>
        <w:t>Information Systems Security</w:t>
      </w:r>
      <w:r>
        <w:rPr>
          <w:sz w:val="18"/>
          <w:szCs w:val="18"/>
        </w:rPr>
        <w:t xml:space="preserve"> </w:t>
      </w:r>
      <w:r w:rsidRPr="00EE4D75">
        <w:rPr>
          <w:sz w:val="18"/>
          <w:szCs w:val="18"/>
        </w:rPr>
        <w:t>Concordia University,</w:t>
      </w:r>
      <w:r>
        <w:rPr>
          <w:sz w:val="18"/>
          <w:szCs w:val="18"/>
        </w:rPr>
        <w:t xml:space="preserve">                        </w:t>
      </w:r>
      <w:r w:rsidRPr="00EE4D75">
        <w:rPr>
          <w:sz w:val="18"/>
          <w:szCs w:val="18"/>
        </w:rPr>
        <w:t>Montreal, Canada</w:t>
      </w:r>
      <w:r w:rsidRPr="00F847A6">
        <w:rPr>
          <w:sz w:val="18"/>
          <w:szCs w:val="18"/>
        </w:rPr>
        <w:br/>
      </w:r>
      <w:r w:rsidRPr="00672086">
        <w:rPr>
          <w:sz w:val="18"/>
          <w:szCs w:val="18"/>
        </w:rPr>
        <w:t>moneysaxena5@gmail.com</w:t>
      </w:r>
    </w:p>
    <w:p w14:paraId="3B5D7EDF" w14:textId="77777777" w:rsidR="00672086" w:rsidRDefault="00672086" w:rsidP="00672086">
      <w:pPr>
        <w:pStyle w:val="Author"/>
        <w:spacing w:before="5pt" w:beforeAutospacing="1"/>
        <w:rPr>
          <w:sz w:val="18"/>
          <w:szCs w:val="18"/>
        </w:rPr>
      </w:pPr>
      <w:r w:rsidRPr="00672086">
        <w:rPr>
          <w:sz w:val="18"/>
          <w:szCs w:val="18"/>
        </w:rPr>
        <w:t xml:space="preserve">Tanmya Rampal </w:t>
      </w:r>
      <w:r w:rsidRPr="00F847A6">
        <w:rPr>
          <w:sz w:val="18"/>
          <w:szCs w:val="18"/>
        </w:rPr>
        <w:br/>
      </w:r>
      <w:r w:rsidRPr="00EE4D75">
        <w:rPr>
          <w:sz w:val="18"/>
          <w:szCs w:val="18"/>
        </w:rPr>
        <w:t>Information Systems Security</w:t>
      </w:r>
      <w:r>
        <w:rPr>
          <w:sz w:val="18"/>
          <w:szCs w:val="18"/>
        </w:rPr>
        <w:t xml:space="preserve"> </w:t>
      </w:r>
      <w:r w:rsidRPr="00EE4D75">
        <w:rPr>
          <w:sz w:val="18"/>
          <w:szCs w:val="18"/>
        </w:rPr>
        <w:t>Concordia University,</w:t>
      </w:r>
      <w:r>
        <w:rPr>
          <w:sz w:val="18"/>
          <w:szCs w:val="18"/>
        </w:rPr>
        <w:t xml:space="preserve">                        </w:t>
      </w:r>
      <w:r w:rsidRPr="00EE4D75">
        <w:rPr>
          <w:sz w:val="18"/>
          <w:szCs w:val="18"/>
        </w:rPr>
        <w:t>Montreal, Canada</w:t>
      </w:r>
      <w:r w:rsidRPr="00F847A6">
        <w:rPr>
          <w:sz w:val="18"/>
          <w:szCs w:val="18"/>
        </w:rPr>
        <w:br/>
      </w:r>
      <w:r w:rsidRPr="00672086">
        <w:rPr>
          <w:sz w:val="18"/>
          <w:szCs w:val="18"/>
        </w:rPr>
        <w:t>Tanmyar@gmail.com</w:t>
      </w:r>
    </w:p>
    <w:p w14:paraId="2B2C7D14" w14:textId="77777777" w:rsidR="00672086" w:rsidRDefault="00672086" w:rsidP="00672086">
      <w:pPr>
        <w:pStyle w:val="Author"/>
        <w:spacing w:before="5pt" w:beforeAutospacing="1"/>
        <w:rPr>
          <w:sz w:val="18"/>
          <w:szCs w:val="18"/>
        </w:rPr>
      </w:pPr>
    </w:p>
    <w:p w14:paraId="2D982244" w14:textId="1275FCB5" w:rsidR="00672086" w:rsidRDefault="00BD670B" w:rsidP="00672086">
      <w:pPr>
        <w:pStyle w:val="Author"/>
        <w:spacing w:before="5pt" w:beforeAutospacing="1"/>
        <w:rPr>
          <w:sz w:val="18"/>
          <w:szCs w:val="18"/>
        </w:rPr>
      </w:pPr>
      <w:r>
        <w:rPr>
          <w:sz w:val="18"/>
          <w:szCs w:val="18"/>
        </w:rPr>
        <w:br w:type="column"/>
      </w:r>
      <w:r w:rsidR="00672086">
        <w:rPr>
          <w:sz w:val="18"/>
          <w:szCs w:val="18"/>
        </w:rPr>
        <w:t>Jagmandeep Singh</w:t>
      </w:r>
      <w:r w:rsidR="00672086" w:rsidRPr="00F847A6">
        <w:rPr>
          <w:sz w:val="18"/>
          <w:szCs w:val="18"/>
        </w:rPr>
        <w:t xml:space="preserve"> </w:t>
      </w:r>
      <w:r w:rsidR="00672086" w:rsidRPr="00F847A6">
        <w:rPr>
          <w:sz w:val="18"/>
          <w:szCs w:val="18"/>
        </w:rPr>
        <w:br/>
      </w:r>
      <w:r w:rsidR="00672086" w:rsidRPr="00EE4D75">
        <w:rPr>
          <w:sz w:val="18"/>
          <w:szCs w:val="18"/>
        </w:rPr>
        <w:t>Information Systems Security</w:t>
      </w:r>
      <w:r w:rsidR="00672086">
        <w:rPr>
          <w:sz w:val="18"/>
          <w:szCs w:val="18"/>
        </w:rPr>
        <w:t xml:space="preserve"> </w:t>
      </w:r>
      <w:r w:rsidR="00672086" w:rsidRPr="00EE4D75">
        <w:rPr>
          <w:sz w:val="18"/>
          <w:szCs w:val="18"/>
        </w:rPr>
        <w:t>Concordia University,</w:t>
      </w:r>
      <w:r w:rsidR="00672086">
        <w:rPr>
          <w:sz w:val="18"/>
          <w:szCs w:val="18"/>
        </w:rPr>
        <w:t xml:space="preserve">                        </w:t>
      </w:r>
      <w:r w:rsidR="00672086" w:rsidRPr="00EE4D75">
        <w:rPr>
          <w:sz w:val="18"/>
          <w:szCs w:val="18"/>
        </w:rPr>
        <w:t>Montreal, Canada</w:t>
      </w:r>
      <w:r w:rsidR="00672086" w:rsidRPr="00F847A6">
        <w:rPr>
          <w:sz w:val="18"/>
          <w:szCs w:val="18"/>
        </w:rPr>
        <w:br/>
      </w:r>
      <w:r w:rsidR="00672086" w:rsidRPr="00672086">
        <w:rPr>
          <w:sz w:val="18"/>
          <w:szCs w:val="18"/>
        </w:rPr>
        <w:t>Jagmandeepsingh756@gmail.com</w:t>
      </w:r>
    </w:p>
    <w:p w14:paraId="1FA2F02F" w14:textId="478B172C" w:rsidR="00672086" w:rsidRDefault="008177D0" w:rsidP="00672086">
      <w:pPr>
        <w:pStyle w:val="Author"/>
        <w:spacing w:before="5pt" w:beforeAutospacing="1"/>
        <w:rPr>
          <w:sz w:val="18"/>
          <w:szCs w:val="18"/>
        </w:rPr>
      </w:pPr>
      <w:r>
        <w:rPr>
          <w:sz w:val="18"/>
          <w:szCs w:val="18"/>
        </w:rPr>
        <w:t>Gurpreet Kaur</w:t>
      </w:r>
      <w:r w:rsidR="00672086" w:rsidRPr="00F847A6">
        <w:rPr>
          <w:sz w:val="18"/>
          <w:szCs w:val="18"/>
        </w:rPr>
        <w:t xml:space="preserve"> </w:t>
      </w:r>
      <w:r w:rsidR="00672086" w:rsidRPr="00F847A6">
        <w:rPr>
          <w:sz w:val="18"/>
          <w:szCs w:val="18"/>
        </w:rPr>
        <w:br/>
      </w:r>
      <w:r w:rsidR="00672086" w:rsidRPr="00EE4D75">
        <w:rPr>
          <w:sz w:val="18"/>
          <w:szCs w:val="18"/>
        </w:rPr>
        <w:t>Information Systems Security</w:t>
      </w:r>
      <w:r w:rsidR="00672086">
        <w:rPr>
          <w:sz w:val="18"/>
          <w:szCs w:val="18"/>
        </w:rPr>
        <w:t xml:space="preserve"> </w:t>
      </w:r>
      <w:r w:rsidR="00672086" w:rsidRPr="00EE4D75">
        <w:rPr>
          <w:sz w:val="18"/>
          <w:szCs w:val="18"/>
        </w:rPr>
        <w:t>Concordia University,</w:t>
      </w:r>
      <w:r w:rsidR="00672086">
        <w:rPr>
          <w:sz w:val="18"/>
          <w:szCs w:val="18"/>
        </w:rPr>
        <w:t xml:space="preserve">                        </w:t>
      </w:r>
      <w:r w:rsidR="00672086" w:rsidRPr="00EE4D75">
        <w:rPr>
          <w:sz w:val="18"/>
          <w:szCs w:val="18"/>
        </w:rPr>
        <w:t>Montreal, Canada</w:t>
      </w:r>
      <w:r w:rsidR="00672086" w:rsidRPr="00F847A6">
        <w:rPr>
          <w:sz w:val="18"/>
          <w:szCs w:val="18"/>
        </w:rPr>
        <w:br/>
      </w:r>
      <w:r w:rsidRPr="008177D0">
        <w:rPr>
          <w:sz w:val="18"/>
          <w:szCs w:val="18"/>
        </w:rPr>
        <w:t>2812gurpreetkaur@gmail.com</w:t>
      </w:r>
    </w:p>
    <w:p w14:paraId="5ED27F2E" w14:textId="77777777" w:rsidR="009F1D79" w:rsidRDefault="009F1D79"/>
    <w:p w14:paraId="006FF783" w14:textId="77777777" w:rsidR="00672086" w:rsidRDefault="00672086"/>
    <w:p w14:paraId="7B19ACCC" w14:textId="0D9063C4" w:rsidR="00672086" w:rsidRDefault="00672086" w:rsidP="00672086">
      <w:pPr>
        <w:jc w:val="both"/>
        <w:sectPr w:rsidR="00672086" w:rsidSect="003B4E04">
          <w:type w:val="continuous"/>
          <w:pgSz w:w="595.30pt" w:h="841.90pt" w:code="9"/>
          <w:pgMar w:top="22.50pt" w:right="44.65pt" w:bottom="72pt" w:left="44.65pt" w:header="36pt" w:footer="36pt" w:gutter="0pt"/>
          <w:cols w:num="3" w:space="36pt"/>
          <w:docGrid w:linePitch="360"/>
        </w:sectPr>
      </w:pPr>
    </w:p>
    <w:p w14:paraId="2306FFD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E921DD8" w14:textId="0A0E0857" w:rsidR="004D72B5" w:rsidRDefault="009303D9" w:rsidP="00972203">
      <w:pPr>
        <w:pStyle w:val="Abstract"/>
        <w:rPr>
          <w:i/>
          <w:iCs/>
        </w:rPr>
      </w:pPr>
      <w:r>
        <w:rPr>
          <w:i/>
          <w:iCs/>
        </w:rPr>
        <w:t>Abstract</w:t>
      </w:r>
      <w:r>
        <w:t>—</w:t>
      </w:r>
      <w:r w:rsidR="008177D0" w:rsidRPr="008177D0">
        <w:t>Blockchain technology has become an innovative idea for electronic commerce and record-keeping. It has many uses in many different sectors and is a decentralized, safe, and transparent method of storing and transferring information</w:t>
      </w:r>
      <w:r w:rsidR="00F718AE">
        <w:t xml:space="preserve">. We have Analyze various software or projects which use bitcoin as underling technology. </w:t>
      </w:r>
    </w:p>
    <w:p w14:paraId="268FC488" w14:textId="6583B24A" w:rsidR="009303D9" w:rsidRPr="004D72B5" w:rsidRDefault="004D72B5" w:rsidP="00972203">
      <w:pPr>
        <w:pStyle w:val="Keywords"/>
      </w:pPr>
      <w:r w:rsidRPr="004D72B5">
        <w:t>Keywords—</w:t>
      </w:r>
      <w:r w:rsidR="00F718AE">
        <w:t>Blockchain , Bitcoin , NFT , Medical records, BE vote,</w:t>
      </w:r>
      <w:r w:rsidR="00264B4E">
        <w:t xml:space="preserve"> </w:t>
      </w:r>
      <w:r w:rsidR="00F718AE">
        <w:t>My vote</w:t>
      </w:r>
      <w:r w:rsidR="00264B4E">
        <w:t>, dApps, Lightning Network, OpenBazaar, Counterparty</w:t>
      </w:r>
    </w:p>
    <w:p w14:paraId="74735FCF" w14:textId="18C22037" w:rsidR="009303D9" w:rsidRPr="00D632BE" w:rsidRDefault="009303D9" w:rsidP="006B6B66">
      <w:pPr>
        <w:pStyle w:val="Heading1"/>
      </w:pPr>
      <w:bookmarkStart w:id="0" w:name="_Hlk131321720"/>
      <w:r w:rsidRPr="00D632BE">
        <w:t xml:space="preserve">Introduction </w:t>
      </w:r>
    </w:p>
    <w:p w14:paraId="6CC77633" w14:textId="0BAA298E" w:rsidR="00AC03D6" w:rsidRDefault="008177D0" w:rsidP="008177D0">
      <w:pPr>
        <w:pStyle w:val="BodyText"/>
        <w:ind w:firstLine="0pt"/>
      </w:pPr>
      <w:r w:rsidRPr="008177D0">
        <w:t>Blockchain</w:t>
      </w:r>
      <w:r w:rsidRPr="002C5AE0">
        <w:t xml:space="preserve"> </w:t>
      </w:r>
      <w:r>
        <w:rPr>
          <w:lang w:val="en-GB"/>
        </w:rPr>
        <w:t xml:space="preserve">has </w:t>
      </w:r>
      <w:r w:rsidR="00F718AE">
        <w:rPr>
          <w:lang w:val="en-GB"/>
        </w:rPr>
        <w:t xml:space="preserve">been one of revolutionary technology with wide range of application. </w:t>
      </w:r>
      <w:r w:rsidR="002C5AE0" w:rsidRPr="002C5AE0">
        <w:t>Bitcoin, a digital currency that uses blockchain technology to record transactions and keep track of ownership, is one of the most well-known blockchain applications. Blockchain technology is also being used in voting systems, where it has the ability to increase the reliability and openness of the voting process. Blockchain technology is used by non-fungible tokens (NFTs), a class of digital asset, to guarantee the exclusive possession and authenticity of digital goods like music, artwork, and other collectibles.</w:t>
      </w:r>
      <w:r w:rsidR="00AC03D6" w:rsidRPr="00AC03D6">
        <w:t xml:space="preserve"> </w:t>
      </w:r>
      <w:r w:rsidR="00AC03D6">
        <w:t>A secure and transparent method of storing and sharing patient data is provided by medical blockchain systems, allowing for improved provider cooperation and better patient outcomes.</w:t>
      </w:r>
    </w:p>
    <w:p w14:paraId="092F7034" w14:textId="06738727" w:rsidR="009303D9" w:rsidRPr="00F04BE4" w:rsidRDefault="00AC03D6" w:rsidP="00AC03D6">
      <w:pPr>
        <w:pStyle w:val="BodyText"/>
        <w:rPr>
          <w:lang w:val="en-GB"/>
        </w:rPr>
      </w:pPr>
      <w:r>
        <w:t>By providing a decentralized, secure, and transparent method of storing and transferring information, blockchain technology has the potential to revolutionise a number of different sectors. This technology will probably have a big effect on how we vote, own and trade digital assets, conduct transactions, manage healthcare data, and own and trade digital assets in the future.</w:t>
      </w:r>
      <w:r w:rsidR="00F04BE4">
        <w:rPr>
          <w:lang w:val="en-GB"/>
        </w:rPr>
        <w:t>[1]</w:t>
      </w:r>
    </w:p>
    <w:p w14:paraId="48DC160F" w14:textId="49AA3575" w:rsidR="009303D9" w:rsidRDefault="008A5F5D" w:rsidP="000D770C">
      <w:pPr>
        <w:pStyle w:val="Heading1"/>
      </w:pPr>
      <w:r w:rsidRPr="008A5F5D">
        <w:t>how blockchain works</w:t>
      </w:r>
    </w:p>
    <w:p w14:paraId="17DD25FB" w14:textId="77777777" w:rsidR="000D770C" w:rsidRDefault="00E1286C" w:rsidP="000D770C">
      <w:pPr>
        <w:jc w:val="both"/>
      </w:pPr>
      <w:r w:rsidRPr="00E1286C">
        <w:t xml:space="preserve">Typically, blockchain technology is linked to digital currencies like Bitcoin. It is a distributed database of transaction records that are checked and updated by a worldwide network of computers. The records are managed </w:t>
      </w:r>
      <w:r w:rsidRPr="00E1286C">
        <w:t>by a broad community as opposed to a single central authority, like a bank, and no one person has power over it. No one can go back and edit or erase a transaction history. Due to the distributed nature of the blockchain's structure and peer-confirmed assurances, it cannot be altered as a traditional centralized database may. In other words, blockchain is dispersed across software users, whereas a typical centralized database is kept on a single server. Blockchain access to everyone else's entries on the network makes it difficult for one central body to take control of the network. A transaction when made is sent to the network of computers where algorithms check its originality. This new transaction creates a chain of transactions by connecting itself to the preceding one after the transaction has been confirmed. The</w:t>
      </w:r>
      <w:r w:rsidR="000D770C">
        <w:t xml:space="preserve"> blockchain is the name of this network.</w:t>
      </w:r>
    </w:p>
    <w:p w14:paraId="1A06BA9E" w14:textId="3F0908D5" w:rsidR="000D770C" w:rsidRDefault="000D770C" w:rsidP="000D770C">
      <w:pPr>
        <w:jc w:val="both"/>
      </w:pPr>
      <w:r>
        <w:t xml:space="preserve">Blockchain follows a decentralized networking structure which means it operates on a </w:t>
      </w:r>
      <w:r w:rsidR="00264B4E">
        <w:t>peer-to-peer</w:t>
      </w:r>
      <w:r>
        <w:t xml:space="preserve"> network. Bitcoin is one of the most widely used and famous technologies of blockchain that allows users to trade, mine, and keep bitcoins over a distributed network. Bitcoin uses a Digital ledger to store all kinds of transactions. </w:t>
      </w:r>
    </w:p>
    <w:p w14:paraId="37CDF219" w14:textId="77777777" w:rsidR="007C5B85" w:rsidRDefault="000D770C" w:rsidP="007C5B85">
      <w:pPr>
        <w:jc w:val="both"/>
      </w:pPr>
      <w:r>
        <w:t>Blockchain is not only involved with storing transactions but it is also used for the registry and inventory of all assets.</w:t>
      </w:r>
      <w:bookmarkStart w:id="1" w:name="_Hlk131321736"/>
      <w:bookmarkEnd w:id="0"/>
    </w:p>
    <w:p w14:paraId="4F611DB6" w14:textId="77777777" w:rsidR="007C5B85" w:rsidRDefault="007C5B85" w:rsidP="007C5B85">
      <w:pPr>
        <w:jc w:val="both"/>
      </w:pPr>
    </w:p>
    <w:p w14:paraId="1532DA40" w14:textId="5230A648" w:rsidR="007C5B85" w:rsidDel="00E24330" w:rsidRDefault="000D770C" w:rsidP="007C5B85">
      <w:pPr>
        <w:pStyle w:val="Heading2"/>
        <w:rPr>
          <w:del w:id="2" w:author="Tanmya Rampal" w:date="2023-04-02T17:24:00Z"/>
        </w:rPr>
      </w:pPr>
      <w:r w:rsidRPr="000D770C">
        <w:t>Blockchain Architecture</w:t>
      </w:r>
    </w:p>
    <w:p w14:paraId="16C0C162" w14:textId="77777777" w:rsidR="007C5B85" w:rsidRPr="00E24330" w:rsidRDefault="007C5B85">
      <w:pPr>
        <w:pStyle w:val="Heading2"/>
        <w:pPrChange w:id="3" w:author="Tanmya Rampal" w:date="2023-04-02T17:24:00Z">
          <w:pPr>
            <w:jc w:val="both"/>
          </w:pPr>
        </w:pPrChange>
      </w:pPr>
    </w:p>
    <w:p w14:paraId="4F39B281" w14:textId="3E30A8AA" w:rsidR="000D770C" w:rsidRDefault="000D770C" w:rsidP="00264B4E">
      <w:pPr>
        <w:jc w:val="both"/>
      </w:pPr>
      <w:r>
        <w:t xml:space="preserve">Blockchain technology works on the concept of decentralized databases where these databases exist on multiple </w:t>
      </w:r>
      <w:r w:rsidR="00264B4E">
        <w:t xml:space="preserve">computers </w:t>
      </w:r>
      <w:r>
        <w:t>and every copy of this database is identical.</w:t>
      </w:r>
    </w:p>
    <w:p w14:paraId="7381D2B5" w14:textId="77777777" w:rsidR="000D770C" w:rsidRDefault="000D770C" w:rsidP="000D770C">
      <w:pPr>
        <w:jc w:val="both"/>
      </w:pPr>
    </w:p>
    <w:p w14:paraId="567D4D68" w14:textId="2E6CF2E2" w:rsidR="000D770C" w:rsidRDefault="000D770C" w:rsidP="000D770C">
      <w:pPr>
        <w:jc w:val="both"/>
      </w:pPr>
      <w:r>
        <w:lastRenderedPageBreak/>
        <w:t xml:space="preserve"> </w:t>
      </w:r>
      <w:r w:rsidRPr="00EF75F1">
        <w:rPr>
          <w:noProof/>
          <w:sz w:val="24"/>
          <w:szCs w:val="24"/>
        </w:rPr>
        <w:drawing>
          <wp:inline distT="0" distB="0" distL="0" distR="0" wp14:anchorId="460B4588" wp14:editId="18991E8C">
            <wp:extent cx="2742565" cy="1043940"/>
            <wp:effectExtent l="0" t="0" r="635" b="3810"/>
            <wp:docPr id="4" name="Picture 4" descr="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Radar chart&#10;&#10;Description automatically generated"/>
                    <pic:cNvPicPr/>
                  </pic:nvPicPr>
                  <pic:blipFill>
                    <a:blip r:embed="rId9"/>
                    <a:stretch>
                      <a:fillRect/>
                    </a:stretch>
                  </pic:blipFill>
                  <pic:spPr>
                    <a:xfrm>
                      <a:off x="0" y="0"/>
                      <a:ext cx="2752842" cy="1047852"/>
                    </a:xfrm>
                    <a:prstGeom prst="rect">
                      <a:avLst/>
                    </a:prstGeom>
                  </pic:spPr>
                </pic:pic>
              </a:graphicData>
            </a:graphic>
          </wp:inline>
        </w:drawing>
      </w:r>
    </w:p>
    <w:p w14:paraId="200F7F1A" w14:textId="44AAB7B6" w:rsidR="000D770C" w:rsidDel="00E24330" w:rsidRDefault="000D770C" w:rsidP="000D770C">
      <w:pPr>
        <w:jc w:val="both"/>
        <w:rPr>
          <w:del w:id="4" w:author="Tanmya Rampal" w:date="2023-04-02T17:24:00Z"/>
        </w:rPr>
      </w:pPr>
      <w:r>
        <w:t>Fig Ways of managing data [</w:t>
      </w:r>
      <w:r w:rsidR="00F04BE4">
        <w:t>1</w:t>
      </w:r>
      <w:r>
        <w:t>]</w:t>
      </w:r>
    </w:p>
    <w:p w14:paraId="25A65FB1" w14:textId="77777777" w:rsidR="000D770C" w:rsidRDefault="000D770C" w:rsidP="00E24330">
      <w:pPr>
        <w:jc w:val="both"/>
      </w:pPr>
    </w:p>
    <w:p w14:paraId="0D8BC6A4" w14:textId="707C79CD" w:rsidR="000D770C" w:rsidRDefault="000D770C" w:rsidP="000D770C">
      <w:pPr>
        <w:jc w:val="both"/>
      </w:pPr>
      <w:r>
        <w:t>Blockchain manages its data in a decentralized manner, making it secure over various computer networks, unlike other technologies that maintain their data in a centralized manner that does not offer security.</w:t>
      </w:r>
    </w:p>
    <w:p w14:paraId="7259A0C9" w14:textId="77777777" w:rsidR="007C5B85" w:rsidRDefault="007C5B85" w:rsidP="000D770C">
      <w:pPr>
        <w:jc w:val="both"/>
      </w:pPr>
    </w:p>
    <w:p w14:paraId="46502BEA" w14:textId="6282EC0E" w:rsidR="000D770C" w:rsidRDefault="000D770C" w:rsidP="000D770C">
      <w:pPr>
        <w:jc w:val="both"/>
      </w:pPr>
      <w:r>
        <w:t>The architecture of blockchain comprises three parts which are Applications, Digital Ledger, and Peer to Peer network.</w:t>
      </w:r>
    </w:p>
    <w:p w14:paraId="0CB17B8A" w14:textId="77777777" w:rsidR="000D770C" w:rsidRDefault="000D770C" w:rsidP="000D770C">
      <w:pPr>
        <w:jc w:val="both"/>
        <w:rPr>
          <w:ins w:id="5" w:author="Tanmya Rampal" w:date="2023-04-02T17:24:00Z"/>
        </w:rPr>
      </w:pPr>
      <w:r>
        <w:t>The Decentralized Ledger layer of a blockchain architecture guarantees a reliable and consistent global ledger. In this layer, transactions can be organized into blocks that are connected cryptographically. Tokens can be exchanged between two participants in a transaction, and each transaction must first pass a validation process before being accepted as a valid transaction.</w:t>
      </w:r>
    </w:p>
    <w:p w14:paraId="1DA7E1DE" w14:textId="77777777" w:rsidR="00E24330" w:rsidRDefault="00E24330" w:rsidP="000D770C">
      <w:pPr>
        <w:jc w:val="both"/>
      </w:pPr>
    </w:p>
    <w:p w14:paraId="598168E7" w14:textId="5091D653" w:rsidR="00E24330" w:rsidRDefault="00E24330" w:rsidP="00E24330">
      <w:pPr>
        <w:jc w:val="both"/>
        <w:rPr>
          <w:ins w:id="6" w:author="Tanmya Rampal" w:date="2023-04-02T17:24:00Z"/>
        </w:rPr>
      </w:pPr>
      <w:r w:rsidRPr="00EF75F1">
        <w:rPr>
          <w:noProof/>
          <w:sz w:val="24"/>
          <w:szCs w:val="24"/>
        </w:rPr>
        <w:drawing>
          <wp:anchor distT="0" distB="0" distL="114300" distR="114300" simplePos="0" relativeHeight="251662848" behindDoc="0" locked="0" layoutInCell="1" allowOverlap="1" wp14:anchorId="7AB80D47" wp14:editId="2B82D91E">
            <wp:simplePos x="0" y="0"/>
            <wp:positionH relativeFrom="margin">
              <wp:posOffset>0</wp:posOffset>
            </wp:positionH>
            <wp:positionV relativeFrom="paragraph">
              <wp:posOffset>1494155</wp:posOffset>
            </wp:positionV>
            <wp:extent cx="3112135" cy="3190875"/>
            <wp:effectExtent l="0" t="0" r="0" b="0"/>
            <wp:wrapSquare wrapText="bothSides"/>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12135" cy="3190875"/>
                    </a:xfrm>
                    <a:prstGeom prst="rect">
                      <a:avLst/>
                    </a:prstGeom>
                  </pic:spPr>
                </pic:pic>
              </a:graphicData>
            </a:graphic>
            <wp14:sizeRelH relativeFrom="margin">
              <wp14:pctWidth>0%</wp14:pctWidth>
            </wp14:sizeRelH>
            <wp14:sizeRelV relativeFrom="margin">
              <wp14:pctHeight>0%</wp14:pctHeight>
            </wp14:sizeRelV>
          </wp:anchor>
        </w:drawing>
      </w:r>
      <w:r w:rsidR="000D770C">
        <w:t>Gathering transactions into a block and adding it to the end of the current blockchain is the process of mining. Blockchain makes use of a proof-of-work method to identify the chain that has needed the most overall work to construct and to ensure consensus among all nodes regarding the legitimacy of the blockchain. Peer-to-Peer networks perform diverse functions for different sorts of nodes and exchange different kinds of messages to run the Decentralized Ledger. So, the above three components complete the architecture of blockchain.</w:t>
      </w:r>
    </w:p>
    <w:p w14:paraId="16238D3C" w14:textId="68E0A703" w:rsidR="00E24330" w:rsidDel="00E24330" w:rsidRDefault="00E24330" w:rsidP="000D770C">
      <w:pPr>
        <w:jc w:val="both"/>
        <w:rPr>
          <w:del w:id="7" w:author="Tanmya Rampal" w:date="2023-04-02T17:24:00Z"/>
        </w:rPr>
      </w:pPr>
    </w:p>
    <w:p w14:paraId="26B10794" w14:textId="21A08460" w:rsidR="007C5B85" w:rsidDel="00E24330" w:rsidRDefault="007C5B85" w:rsidP="00E24330">
      <w:pPr>
        <w:jc w:val="both"/>
        <w:rPr>
          <w:del w:id="8" w:author="Tanmya Rampal" w:date="2023-04-02T17:26:00Z"/>
        </w:rPr>
      </w:pPr>
      <w:r>
        <w:t>Fig Architecture of Blockchain [</w:t>
      </w:r>
      <w:r w:rsidR="00F04BE4">
        <w:t>1</w:t>
      </w:r>
      <w:r>
        <w:t>]</w:t>
      </w:r>
    </w:p>
    <w:p w14:paraId="1F34C68F" w14:textId="77777777" w:rsidR="00E24330" w:rsidRDefault="00E24330" w:rsidP="007C5B85">
      <w:pPr>
        <w:jc w:val="both"/>
        <w:rPr>
          <w:ins w:id="9" w:author="Tanmya Rampal" w:date="2023-04-02T17:26:00Z"/>
        </w:rPr>
      </w:pPr>
    </w:p>
    <w:p w14:paraId="1721F0BC" w14:textId="13C7D345" w:rsidR="000D770C" w:rsidRDefault="000D770C" w:rsidP="00E24330">
      <w:pPr>
        <w:jc w:val="both"/>
      </w:pPr>
    </w:p>
    <w:p w14:paraId="7979A911" w14:textId="6C94F801" w:rsidR="000D770C" w:rsidRDefault="000D770C" w:rsidP="000D770C">
      <w:pPr>
        <w:pStyle w:val="Heading2"/>
        <w:rPr>
          <w:ins w:id="10" w:author="Tanmya Rampal" w:date="2023-04-02T17:25:00Z"/>
        </w:rPr>
      </w:pPr>
      <w:r w:rsidRPr="000D770C">
        <w:t>Blockchain working</w:t>
      </w:r>
    </w:p>
    <w:p w14:paraId="6CAD7164" w14:textId="77777777" w:rsidR="00E24330" w:rsidDel="00E24330" w:rsidRDefault="00E24330" w:rsidP="000D770C">
      <w:pPr>
        <w:jc w:val="both"/>
        <w:rPr>
          <w:del w:id="11" w:author="Tanmya Rampal" w:date="2023-04-02T17:25:00Z"/>
        </w:rPr>
      </w:pPr>
    </w:p>
    <w:p w14:paraId="555D4DCB" w14:textId="77777777" w:rsidR="00E24330" w:rsidRPr="00E24330" w:rsidRDefault="00E24330">
      <w:pPr>
        <w:rPr>
          <w:ins w:id="12" w:author="Tanmya Rampal" w:date="2023-04-02T17:26:00Z"/>
        </w:rPr>
        <w:pPrChange w:id="13" w:author="Tanmya Rampal" w:date="2023-04-02T17:25:00Z">
          <w:pPr>
            <w:pStyle w:val="Heading2"/>
          </w:pPr>
        </w:pPrChange>
      </w:pPr>
    </w:p>
    <w:p w14:paraId="458CF046" w14:textId="167AA572" w:rsidR="000D770C" w:rsidRDefault="000D770C" w:rsidP="000D770C">
      <w:pPr>
        <w:jc w:val="both"/>
      </w:pPr>
      <w:r>
        <w:t>The following diagram the working of blockchain – How a transaction is added to the chain of transactions.</w:t>
      </w:r>
    </w:p>
    <w:p w14:paraId="4AEA8578" w14:textId="4DB00553" w:rsidR="000D770C" w:rsidRDefault="000D770C" w:rsidP="000D770C">
      <w:pPr>
        <w:jc w:val="both"/>
      </w:pPr>
      <w:r w:rsidRPr="00EF75F1">
        <w:rPr>
          <w:noProof/>
          <w:sz w:val="24"/>
          <w:szCs w:val="24"/>
        </w:rPr>
        <w:drawing>
          <wp:inline distT="0" distB="0" distL="0" distR="0" wp14:anchorId="74C92FE5" wp14:editId="2045DDEB">
            <wp:extent cx="2075688" cy="2065045"/>
            <wp:effectExtent l="0" t="0" r="0" b="5080"/>
            <wp:docPr id="5"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1"/>
                    <a:stretch>
                      <a:fillRect/>
                    </a:stretch>
                  </pic:blipFill>
                  <pic:spPr>
                    <a:xfrm>
                      <a:off x="0" y="0"/>
                      <a:ext cx="2079983" cy="2069318"/>
                    </a:xfrm>
                    <a:prstGeom prst="rect">
                      <a:avLst/>
                    </a:prstGeom>
                  </pic:spPr>
                </pic:pic>
              </a:graphicData>
            </a:graphic>
          </wp:inline>
        </w:drawing>
      </w:r>
      <w:r>
        <w:t xml:space="preserve">     </w:t>
      </w:r>
    </w:p>
    <w:p w14:paraId="455D3498" w14:textId="652ECDD7" w:rsidR="000D770C" w:rsidRDefault="000D770C" w:rsidP="000D770C">
      <w:pPr>
        <w:jc w:val="both"/>
      </w:pPr>
      <w:r>
        <w:t>Fig Working of blockchain</w:t>
      </w:r>
      <w:r w:rsidR="00F04BE4">
        <w:t>[1]</w:t>
      </w:r>
    </w:p>
    <w:p w14:paraId="7203C994" w14:textId="165924F6" w:rsidR="000D770C" w:rsidRDefault="000D770C" w:rsidP="000D770C">
      <w:pPr>
        <w:jc w:val="both"/>
      </w:pPr>
    </w:p>
    <w:p w14:paraId="74EBA97C" w14:textId="639D4529" w:rsidR="000D770C" w:rsidRDefault="000D770C" w:rsidP="000D770C">
      <w:pPr>
        <w:pStyle w:val="Heading2"/>
      </w:pPr>
      <w:r w:rsidRPr="000D770C">
        <w:t>Tiers of Blockchain</w:t>
      </w:r>
    </w:p>
    <w:p w14:paraId="76F818B1" w14:textId="77777777" w:rsidR="000D770C" w:rsidRDefault="000D770C" w:rsidP="000D770C">
      <w:pPr>
        <w:jc w:val="both"/>
      </w:pPr>
      <w:r>
        <w:t>There are three tiers of blockchain which are explained as follows.</w:t>
      </w:r>
    </w:p>
    <w:p w14:paraId="26D836CA" w14:textId="2403E752" w:rsidR="000D770C" w:rsidRDefault="000D770C">
      <w:pPr>
        <w:pStyle w:val="ListParagraph"/>
        <w:numPr>
          <w:ilvl w:val="0"/>
          <w:numId w:val="51"/>
        </w:numPr>
        <w:jc w:val="both"/>
        <w:pPrChange w:id="14" w:author="Tanmya Rampal" w:date="2023-04-02T17:24:00Z">
          <w:pPr>
            <w:jc w:val="both"/>
          </w:pPr>
        </w:pPrChange>
      </w:pPr>
      <w:del w:id="15" w:author="Tanmya Rampal" w:date="2023-04-02T17:24:00Z">
        <w:r w:rsidDel="00E24330">
          <w:delText>1.</w:delText>
        </w:r>
      </w:del>
      <w:r>
        <w:t>Blockchain 1.0: This blockchain is used for managing cryptocurrencies which means bitcoins are traded under this blockchain.</w:t>
      </w:r>
    </w:p>
    <w:p w14:paraId="4FBA99DB" w14:textId="2A90A7A9" w:rsidR="000D770C" w:rsidRDefault="000D770C">
      <w:pPr>
        <w:pStyle w:val="ListParagraph"/>
        <w:numPr>
          <w:ilvl w:val="0"/>
          <w:numId w:val="51"/>
        </w:numPr>
        <w:jc w:val="both"/>
        <w:pPrChange w:id="16" w:author="Tanmya Rampal" w:date="2023-04-02T17:24:00Z">
          <w:pPr>
            <w:jc w:val="both"/>
          </w:pPr>
        </w:pPrChange>
      </w:pPr>
      <w:del w:id="17" w:author="Tanmya Rampal" w:date="2023-04-02T17:24:00Z">
        <w:r w:rsidDel="00E24330">
          <w:delText xml:space="preserve">2 </w:delText>
        </w:r>
      </w:del>
      <w:r>
        <w:t xml:space="preserve">Blockchain 2.0: All financial services and organizations implement this blockchain to manage their finances, bonds, swamps, etc. In this blockchain, smart contracts were originally proposed as a mechanism to ensure that goods and services are being delivered by the supplier during a transaction between two parties. </w:t>
      </w:r>
    </w:p>
    <w:p w14:paraId="44AD426C" w14:textId="70F6792F" w:rsidR="000D770C" w:rsidRDefault="000D770C">
      <w:pPr>
        <w:pStyle w:val="ListParagraph"/>
        <w:numPr>
          <w:ilvl w:val="0"/>
          <w:numId w:val="51"/>
        </w:numPr>
        <w:jc w:val="both"/>
        <w:pPrChange w:id="18" w:author="Tanmya Rampal" w:date="2023-04-02T17:24:00Z">
          <w:pPr>
            <w:jc w:val="both"/>
          </w:pPr>
        </w:pPrChange>
      </w:pPr>
      <w:del w:id="19" w:author="Tanmya Rampal" w:date="2023-04-02T17:23:00Z">
        <w:r w:rsidDel="00E24330">
          <w:delText xml:space="preserve">3 </w:delText>
        </w:r>
      </w:del>
      <w:r>
        <w:t>Blockchain 3.0: This blockchain is regarded as the most efficient blockchain offering higher security than blockchains 1.0 and 2.0. It also provides good scalability and is also adjustable.</w:t>
      </w:r>
    </w:p>
    <w:p w14:paraId="23731FEC" w14:textId="3EBB7732" w:rsidR="000D770C" w:rsidRPr="000D770C" w:rsidRDefault="000D770C">
      <w:pPr>
        <w:pStyle w:val="ListParagraph"/>
        <w:numPr>
          <w:ilvl w:val="0"/>
          <w:numId w:val="51"/>
        </w:numPr>
        <w:jc w:val="both"/>
        <w:pPrChange w:id="20" w:author="Tanmya Rampal" w:date="2023-04-02T17:24:00Z">
          <w:pPr>
            <w:jc w:val="both"/>
          </w:pPr>
        </w:pPrChange>
      </w:pPr>
      <w:del w:id="21" w:author="Tanmya Rampal" w:date="2023-04-02T17:23:00Z">
        <w:r w:rsidDel="00E24330">
          <w:delText xml:space="preserve">4 </w:delText>
        </w:r>
      </w:del>
      <w:r>
        <w:t>Generation X: This allows everybody to use the blockchain service as it follows the concept of singularity. This blockchain will be accessible to everyone and run by autonomous agents.</w:t>
      </w:r>
      <w:r w:rsidR="00F04BE4">
        <w:t>[2]</w:t>
      </w:r>
    </w:p>
    <w:bookmarkEnd w:id="1"/>
    <w:p w14:paraId="5D3838D2" w14:textId="20BBAEC8" w:rsidR="009303D9" w:rsidRDefault="008A5F5D" w:rsidP="006B6B66">
      <w:pPr>
        <w:pStyle w:val="Heading1"/>
      </w:pPr>
      <w:r w:rsidRPr="008A5F5D">
        <w:t>how blockchain is used for bitcoin</w:t>
      </w:r>
    </w:p>
    <w:p w14:paraId="5E745561" w14:textId="77777777" w:rsidR="008A5F5D" w:rsidRDefault="008A5F5D" w:rsidP="008A5F5D">
      <w:pPr>
        <w:jc w:val="both"/>
      </w:pPr>
      <w:r>
        <w:t>The blockchain of Bitcoin is basically a distributed ledger that keeps track of all transactions made within the Bitcoin network. Each deal has one or more characteristics.</w:t>
      </w:r>
    </w:p>
    <w:p w14:paraId="719E5151" w14:textId="1F15487D" w:rsidR="008A5F5D" w:rsidRDefault="008A5F5D" w:rsidP="008A5F5D">
      <w:pPr>
        <w:jc w:val="both"/>
      </w:pPr>
      <w:r>
        <w:t>Transaction outputs (the operations that resulted in the user receiving Bitcoins) and transaction inputs (users to send the Bitcoins to). The current owner of a bitcoin transfers ownership by signing a transaction that transfers money from the inputs to one or more new owners designated by the outputs, which are Bitcoin addresses. The coins are then transferred to the following person by the new owner by repeating this procedure.</w:t>
      </w:r>
    </w:p>
    <w:p w14:paraId="5B2CE2CE" w14:textId="760FC981" w:rsidR="008A5F5D" w:rsidRPr="008A5F5D" w:rsidRDefault="008A5F5D" w:rsidP="008A5F5D">
      <w:pPr>
        <w:jc w:val="both"/>
      </w:pPr>
      <w:r>
        <w:t>Thus, it is possible to think of bitcoins as a series of digital signatures, whose ownership and validity can be checked at each stage by navigating the public ledger and tracing the coin's creation.</w:t>
      </w:r>
      <w:r w:rsidR="00F04BE4">
        <w:t>[3]</w:t>
      </w:r>
    </w:p>
    <w:p w14:paraId="33D499B9" w14:textId="5FEF8972" w:rsidR="009303D9" w:rsidRDefault="008A5F5D" w:rsidP="00ED0149">
      <w:pPr>
        <w:pStyle w:val="Heading2"/>
      </w:pPr>
      <w:r w:rsidRPr="008A5F5D">
        <w:lastRenderedPageBreak/>
        <w:t>Verification</w:t>
      </w:r>
    </w:p>
    <w:p w14:paraId="2BDCEDEC" w14:textId="0DC842D2" w:rsidR="008A5F5D" w:rsidRDefault="008A5F5D" w:rsidP="00F553C6">
      <w:pPr>
        <w:pStyle w:val="BodyText"/>
      </w:pPr>
      <w:r>
        <w:t>After the coin's owner broadcasts their transaction into the peer-to-peer network, it must go through a procedure called "mining" to be verified before it can become valid.</w:t>
      </w:r>
    </w:p>
    <w:p w14:paraId="01D42C50" w14:textId="2D50BF51" w:rsidR="008A5F5D" w:rsidRDefault="00BA5C38" w:rsidP="00F553C6">
      <w:pPr>
        <w:pStyle w:val="BodyText"/>
      </w:pPr>
      <w:r>
        <w:rPr>
          <w:lang w:val="en-GB"/>
        </w:rPr>
        <w:t>A</w:t>
      </w:r>
      <w:r w:rsidR="008A5F5D">
        <w:t xml:space="preserve"> section of the public ledger. These transactions are compiled into blocks for efficiency's reasons and verification, hence the term blockchain. The process of verification is then carried out by miners who use their computing capacity to crack a puzzle. This mechanism serves as "proof of work." This is done in Bitcoin by locating a value that, when hashed with an algorithm like SHA256, produces a hash that starts with a specific amount of zero bits.</w:t>
      </w:r>
    </w:p>
    <w:p w14:paraId="43B4BB99" w14:textId="77777777" w:rsidR="008A5F5D" w:rsidRDefault="008A5F5D" w:rsidP="008A5F5D">
      <w:pPr>
        <w:pStyle w:val="BodyText"/>
      </w:pPr>
      <w:r>
        <w:t>The system decides how many zero bits are needed, and it self-adjusts because the complexity of the puzzle increases exponentially with the quantity of zero bits needed. This guarantees that despite fluctuations in the number of mining nodes and the miners' growing processing power as hardware advances over time, the time to complete the proof of work for a block averages at 10 minutes.</w:t>
      </w:r>
    </w:p>
    <w:p w14:paraId="078DC1D1" w14:textId="4C70E23C" w:rsidR="008A5F5D" w:rsidRPr="00F04BE4" w:rsidRDefault="00E24330">
      <w:pPr>
        <w:pStyle w:val="BodyText"/>
        <w:ind w:firstLine="0pt"/>
        <w:rPr>
          <w:lang w:val="en-GB"/>
        </w:rPr>
        <w:pPrChange w:id="22" w:author="Tanmya Rampal" w:date="2023-04-02T17:26:00Z">
          <w:pPr>
            <w:pStyle w:val="BodyText"/>
          </w:pPr>
        </w:pPrChange>
      </w:pPr>
      <w:ins w:id="23" w:author="Tanmya Rampal" w:date="2023-04-02T17:26:00Z">
        <w:r>
          <w:tab/>
        </w:r>
      </w:ins>
      <w:r w:rsidR="008A5F5D">
        <w:t>The process of verification is competitive because the first miner to correctly solve the problem is given the opportunity to broadcast the new block throughout the network and receives the mining reward.. To prevent double spending, blocks are only approved by other nodes in the network if the transactions are legitimate and the inputs have not already been used. The remaining nodes in the network signal their acceptance of the broadcasted block by giving up on trying to solve the proof-of-work problem for the current block and instead starting to build the next block in the chain.</w:t>
      </w:r>
      <w:r w:rsidR="00F04BE4">
        <w:rPr>
          <w:lang w:val="en-GB"/>
        </w:rPr>
        <w:t>[3]</w:t>
      </w:r>
    </w:p>
    <w:p w14:paraId="7E1A0EF1" w14:textId="64512240" w:rsidR="009303D9" w:rsidRPr="005B520E" w:rsidRDefault="008A5F5D" w:rsidP="008A5F5D">
      <w:pPr>
        <w:pStyle w:val="BodyText"/>
      </w:pPr>
      <w:r>
        <w:t>The proof of work mechanism is built in such a way that nodes with more resources have a better chance of solving the problem first. The longest chain in the network, that utilizes the highest resource expenditure by proof-of-work, represents consensus on the authenticity and balance of the blockchain.</w:t>
      </w:r>
      <w:r w:rsidR="009303D9" w:rsidRPr="005B520E">
        <w:t>.</w:t>
      </w:r>
    </w:p>
    <w:p w14:paraId="48BC315B" w14:textId="20C63368" w:rsidR="009303D9" w:rsidRDefault="008A5F5D" w:rsidP="00ED0149">
      <w:pPr>
        <w:pStyle w:val="Heading2"/>
      </w:pPr>
      <w:r>
        <w:t>Incentive for mining bitcoin</w:t>
      </w:r>
    </w:p>
    <w:p w14:paraId="11B945D5" w14:textId="77777777" w:rsidR="008A5F5D" w:rsidRDefault="008A5F5D">
      <w:pPr>
        <w:ind w:firstLine="14.40pt"/>
        <w:jc w:val="both"/>
        <w:pPrChange w:id="24" w:author="Tanmya Rampal" w:date="2023-04-02T17:27:00Z">
          <w:pPr>
            <w:jc w:val="both"/>
          </w:pPr>
        </w:pPrChange>
      </w:pPr>
      <w:r>
        <w:t>Currently, 25 Bitcoins are given to the miner of an approved block. This is the only method to create new Bitcoins and acts as a motivator for people to mine blocks.</w:t>
      </w:r>
    </w:p>
    <w:p w14:paraId="0BB8B7E9" w14:textId="052938EE" w:rsidR="008A5F5D" w:rsidRDefault="008A5F5D" w:rsidP="008A5F5D">
      <w:pPr>
        <w:jc w:val="both"/>
      </w:pPr>
      <w:r>
        <w:t xml:space="preserve">Contrast this with a </w:t>
      </w:r>
      <w:r w:rsidR="00A13C07">
        <w:t>centralized</w:t>
      </w:r>
      <w:r>
        <w:t xml:space="preserve"> strategy, where a central authority can issue currency to be circulated. </w:t>
      </w:r>
    </w:p>
    <w:p w14:paraId="48740A57" w14:textId="77777777" w:rsidR="008A5F5D" w:rsidRDefault="008A5F5D" w:rsidP="008A5F5D">
      <w:pPr>
        <w:jc w:val="both"/>
        <w:rPr>
          <w:ins w:id="25" w:author="Tanmya Rampal" w:date="2023-04-02T17:27:00Z"/>
        </w:rPr>
      </w:pPr>
      <w:r>
        <w:t>The incentive system is also intended to lessen the likelihood of blockchain assaults. Blockchain is virtually immutable by design, preventing forgery.</w:t>
      </w:r>
    </w:p>
    <w:p w14:paraId="3276AEA9" w14:textId="77777777" w:rsidR="00E24330" w:rsidRDefault="00E24330" w:rsidP="008A5F5D">
      <w:pPr>
        <w:jc w:val="both"/>
      </w:pPr>
    </w:p>
    <w:p w14:paraId="26BD8D72" w14:textId="3AF5C641" w:rsidR="008A5F5D" w:rsidDel="00E24330" w:rsidRDefault="008A5F5D" w:rsidP="00E24330">
      <w:pPr>
        <w:jc w:val="both"/>
        <w:rPr>
          <w:del w:id="26" w:author="Tanmya Rampal" w:date="2023-04-02T17:27:00Z"/>
        </w:rPr>
      </w:pPr>
      <w:r>
        <w:t>To change the contents of a prior block, an attacker would have to redo the proof of work for that block and all succeeding blocks up to the current block. Attackers who possess such computing power are encouraged by the incentive system to mine Bitcoin legally instead.</w:t>
      </w:r>
      <w:ins w:id="27" w:author="Tanmya Rampal" w:date="2023-04-02T17:27:00Z">
        <w:r w:rsidR="00E24330">
          <w:t xml:space="preserve"> </w:t>
        </w:r>
      </w:ins>
    </w:p>
    <w:p w14:paraId="50E8124C" w14:textId="31A6AFD4" w:rsidR="008A5F5D" w:rsidRDefault="008A5F5D" w:rsidP="00E24330">
      <w:pPr>
        <w:jc w:val="both"/>
        <w:rPr>
          <w:ins w:id="28" w:author="Tanmya Rampal" w:date="2023-04-02T17:27:00Z"/>
        </w:rPr>
      </w:pPr>
      <w:r>
        <w:t>The incentive system is also intended to lessen the likelihood of blockchain assaults. Blockchain is virtually immutable by design, preventing forgery.</w:t>
      </w:r>
      <w:r w:rsidR="00F04BE4">
        <w:t>[4]</w:t>
      </w:r>
    </w:p>
    <w:p w14:paraId="6E580FF2" w14:textId="77777777" w:rsidR="00E24330" w:rsidRDefault="00E24330" w:rsidP="00E24330">
      <w:pPr>
        <w:jc w:val="both"/>
      </w:pPr>
    </w:p>
    <w:p w14:paraId="382D839B" w14:textId="7212DD2D" w:rsidR="008A5F5D" w:rsidRPr="008A5F5D" w:rsidRDefault="008A5F5D">
      <w:pPr>
        <w:ind w:firstLine="14.40pt"/>
        <w:jc w:val="both"/>
        <w:pPrChange w:id="29" w:author="Tanmya Rampal" w:date="2023-04-02T17:27:00Z">
          <w:pPr>
            <w:jc w:val="both"/>
          </w:pPr>
        </w:pPrChange>
      </w:pPr>
      <w:r>
        <w:t>To change the contents of a prior block, an attacker would have to redo the proof of work for that block and all succeeding blocks up to the current block. Attackers who possess such computing power are encouraged by the incentive system to mine Bitcoin correctly instead.</w:t>
      </w:r>
    </w:p>
    <w:p w14:paraId="3A33455B" w14:textId="2B961792" w:rsidR="009303D9" w:rsidRDefault="008A5F5D" w:rsidP="00ED0149">
      <w:pPr>
        <w:pStyle w:val="Heading2"/>
      </w:pPr>
      <w:r>
        <w:t>Decenterlation and double spend problem</w:t>
      </w:r>
    </w:p>
    <w:p w14:paraId="50223AE1" w14:textId="77777777" w:rsidR="008A5F5D" w:rsidRDefault="008A5F5D">
      <w:pPr>
        <w:ind w:firstLine="14.40pt"/>
        <w:jc w:val="both"/>
        <w:pPrChange w:id="30" w:author="Tanmya Rampal" w:date="2023-04-02T17:26:00Z">
          <w:pPr>
            <w:jc w:val="both"/>
          </w:pPr>
        </w:pPrChange>
      </w:pPr>
      <w:r>
        <w:t>The verification procedure prevents Bitcoin owners from trying to double spend a coin by sending out two transactions for the same coin. The remaining nodes in the network will reject a node's proof of work puzzle if it is completed on a block that includes a coin that has already been spent. As a result, the blockchain will not be updated.</w:t>
      </w:r>
    </w:p>
    <w:p w14:paraId="38130612" w14:textId="4C39A526" w:rsidR="008A5F5D" w:rsidRPr="008A5F5D" w:rsidRDefault="008A5F5D">
      <w:pPr>
        <w:ind w:firstLine="14.40pt"/>
        <w:jc w:val="both"/>
        <w:pPrChange w:id="31" w:author="Tanmya Rampal" w:date="2023-04-02T17:26:00Z">
          <w:pPr>
            <w:jc w:val="both"/>
          </w:pPr>
        </w:pPrChange>
      </w:pPr>
      <w:r>
        <w:t>This does, however, rely on the majority of nodes being trustworthy, which is encouraged by the above-discussed incentive mechanism. Furthermore, the decentralised nature of Bitcoin produces a dependable system without a single point of failure, unlike a system with a central authority that acts as the system's supervisor. Finally, due to its transparency, coins can be tracked back to their original creation and the authenticity of a coin can be determined through visual examination.</w:t>
      </w:r>
    </w:p>
    <w:p w14:paraId="736874E4" w14:textId="671D0434" w:rsidR="009303D9" w:rsidRDefault="008A5F5D" w:rsidP="00ED0149">
      <w:pPr>
        <w:pStyle w:val="Heading2"/>
      </w:pPr>
      <w:r>
        <w:t xml:space="preserve">Scalabilty of </w:t>
      </w:r>
      <w:r w:rsidR="00A13C07">
        <w:t>bitcoin block chain</w:t>
      </w:r>
    </w:p>
    <w:p w14:paraId="141C4265" w14:textId="0BF132B3" w:rsidR="00A13C07" w:rsidRPr="00F04BE4" w:rsidRDefault="00A13C07" w:rsidP="00A13C07">
      <w:pPr>
        <w:pStyle w:val="BodyText"/>
        <w:rPr>
          <w:lang w:val="en-GB"/>
        </w:rPr>
      </w:pPr>
      <w:r>
        <w:t>Blocks can only contain 1Mb of transaction and header data, which is the subject of much debate at the moment. As blocks must be mined every 10 minutes, there is a potential cap of 7 transactions per second (TPS). This limit became a serious issue as Blockchain gained popularity and more nodes entered the network, increasing the number of transactions. A backlog of transactions could be created if the creation rate of transactions exceeds that at which they are added to the database.</w:t>
      </w:r>
      <w:r w:rsidR="00F04BE4">
        <w:rPr>
          <w:lang w:val="en-GB"/>
        </w:rPr>
        <w:t>[5]</w:t>
      </w:r>
    </w:p>
    <w:p w14:paraId="0A49DBA2" w14:textId="1B2BE11A" w:rsidR="009303D9" w:rsidRPr="005B520E" w:rsidRDefault="00A13C07" w:rsidP="00A13C07">
      <w:pPr>
        <w:pStyle w:val="BodyText"/>
      </w:pPr>
      <w:r>
        <w:t>A number of solutions have been put forth to address this (such as raising the block size limit), but nothing has yet been put into practise because the community cannot presently agree on the best course of action.</w:t>
      </w:r>
    </w:p>
    <w:p w14:paraId="4E7B9AA3" w14:textId="1EDA9974" w:rsidR="009303D9" w:rsidRDefault="00A13C07" w:rsidP="006B6B66">
      <w:pPr>
        <w:pStyle w:val="Heading1"/>
      </w:pPr>
      <w:r>
        <w:t>Application of</w:t>
      </w:r>
      <w:r w:rsidR="00BA5C38">
        <w:t xml:space="preserve"> Blockchain </w:t>
      </w:r>
    </w:p>
    <w:p w14:paraId="52D91B39" w14:textId="77777777" w:rsidR="007B1D2E" w:rsidRPr="007B1D2E" w:rsidRDefault="007B1D2E" w:rsidP="007B1D2E">
      <w:pPr>
        <w:pStyle w:val="Heading2"/>
        <w:tabs>
          <w:tab w:val="num" w:pos="67.65pt"/>
        </w:tabs>
        <w:ind w:start="64.05pt"/>
        <w:rPr>
          <w:lang w:val="en-CA"/>
        </w:rPr>
      </w:pPr>
      <w:r>
        <w:t xml:space="preserve"> </w:t>
      </w:r>
      <w:r w:rsidRPr="007B1D2E">
        <w:rPr>
          <w:lang w:val="en-CA"/>
        </w:rPr>
        <w:t>Voting protocols based on Bitcoin- BEvote</w:t>
      </w:r>
    </w:p>
    <w:p w14:paraId="3F8A9FC4" w14:textId="691EF43C" w:rsidR="007B1D2E" w:rsidRDefault="00453DB2" w:rsidP="007B1D2E">
      <w:pPr>
        <w:jc w:val="both"/>
      </w:pPr>
      <w:r>
        <w:t xml:space="preserve">    </w:t>
      </w:r>
      <w:r w:rsidRPr="00EE4DF9">
        <w:t xml:space="preserve">One of the promising applications of blockchain technology is to support electronic voting (E-voting) in extensive-scale distributed decision control systems centered on mobile terminal devices (MTDs). The motivation </w:t>
      </w:r>
      <w:r>
        <w:t xml:space="preserve">behind </w:t>
      </w:r>
      <w:r w:rsidRPr="00EE4DF9">
        <w:t xml:space="preserve">the use of Blockchain technology in E-voting and the challenges involved </w:t>
      </w:r>
      <w:r>
        <w:t>is</w:t>
      </w:r>
      <w:r w:rsidRPr="00EE4DF9">
        <w:t xml:space="preserve"> ensuring ballot secrecy and voter identity privacy as blockchain technology can help address these challenges by offering transparency, traceability, and verifiability of voting results. By utilizing blockchain technology, the traceability of transactions can increase the feasibility of</w:t>
      </w:r>
      <w:r>
        <w:t xml:space="preserve"> </w:t>
      </w:r>
      <w:r w:rsidRPr="00EE4DF9">
        <w:t>voting results</w:t>
      </w:r>
      <w:r>
        <w:t xml:space="preserve"> verification</w:t>
      </w:r>
      <w:r w:rsidRPr="00EE4DF9">
        <w:t xml:space="preserve">, transaction </w:t>
      </w:r>
      <w:r>
        <w:t xml:space="preserve">transparency </w:t>
      </w:r>
      <w:r w:rsidRPr="00EE4DF9">
        <w:t xml:space="preserve">can provide </w:t>
      </w:r>
      <w:r>
        <w:t xml:space="preserve">the </w:t>
      </w:r>
      <w:r w:rsidRPr="00EE4DF9">
        <w:t>open-audit capability, the tamper-resistan</w:t>
      </w:r>
      <w:r>
        <w:t>ce</w:t>
      </w:r>
      <w:r w:rsidRPr="00EE4DF9">
        <w:t xml:space="preserve"> of blockchain can enhance </w:t>
      </w:r>
      <w:r>
        <w:t>the c</w:t>
      </w:r>
      <w:r w:rsidRPr="00EE4DF9">
        <w:t>onfidence</w:t>
      </w:r>
      <w:r>
        <w:t xml:space="preserve"> of voters</w:t>
      </w:r>
      <w:r w:rsidRPr="00EE4DF9">
        <w:t xml:space="preserve">, and the pay-per-use </w:t>
      </w:r>
      <w:r>
        <w:t>feature</w:t>
      </w:r>
      <w:r w:rsidRPr="00EE4DF9">
        <w:t xml:space="preserve"> of blockchain can incentivize organizers to organize voting services. There are potential benefits of using blockchain technology to support E-voting in various applications, such as medical intelligent diagnosis systems and property management</w:t>
      </w:r>
      <w:r w:rsidR="007B1D2E" w:rsidRPr="00EE4DF9">
        <w:t xml:space="preserve">. </w:t>
      </w:r>
      <w:r w:rsidR="00A52753">
        <w:t>[6]</w:t>
      </w:r>
    </w:p>
    <w:p w14:paraId="73DDC73B" w14:textId="77777777" w:rsidR="00F553C6" w:rsidRPr="00EE4DF9" w:rsidRDefault="00F553C6" w:rsidP="007B1D2E">
      <w:pPr>
        <w:jc w:val="both"/>
      </w:pPr>
    </w:p>
    <w:p w14:paraId="377C15E5" w14:textId="1FED9C6C" w:rsidR="00E24330" w:rsidRDefault="00453DB2">
      <w:pPr>
        <w:ind w:firstLine="18pt"/>
        <w:jc w:val="both"/>
        <w:pPrChange w:id="32" w:author="Tanmya Rampal" w:date="2023-04-02T17:26:00Z">
          <w:pPr>
            <w:jc w:val="both"/>
          </w:pPr>
        </w:pPrChange>
      </w:pPr>
      <w:r w:rsidRPr="00453DB2">
        <w:t xml:space="preserve">Blockchain technology’s biggest player Bitcoin's success is attributed to its online trading platform, which makes moving conventional voting to the Bitcoin platform a logical and feasible choice that can reduce costs.  However, the two main challenges in implementing Bitcoin-enabled E-voting are anonymity and robustness. The solution to these challenges is a more secure Bitcoin-based E-voting application </w:t>
      </w:r>
      <w:proofErr w:type="gramStart"/>
      <w:r w:rsidRPr="00453DB2">
        <w:t>is</w:t>
      </w:r>
      <w:proofErr w:type="gramEnd"/>
      <w:r w:rsidRPr="00453DB2">
        <w:t xml:space="preserve"> </w:t>
      </w:r>
      <w:proofErr w:type="spellStart"/>
      <w:r w:rsidRPr="00453DB2">
        <w:t>BEvote</w:t>
      </w:r>
      <w:proofErr w:type="spellEnd"/>
      <w:r w:rsidRPr="00453DB2">
        <w:t xml:space="preserve">. To achieve anonymity, before voting </w:t>
      </w:r>
      <w:r w:rsidRPr="00453DB2">
        <w:lastRenderedPageBreak/>
        <w:t xml:space="preserve">the system uses coin mixing techniques to separate a voter's genuine identity from their Bitcoin address, and this unspecified address is used throughout the voting process. To ensure robustness, the system adopts an E-voting protocol based on secret sharing that securely distributes voting rights and prevents voting numbers from being </w:t>
      </w:r>
      <w:r w:rsidRPr="00453DB2">
        <w:t>leaked.</w:t>
      </w:r>
    </w:p>
    <w:p w14:paraId="1F50E869" w14:textId="77777777" w:rsidR="00F553C6" w:rsidRDefault="00F553C6" w:rsidP="007B1D2E">
      <w:pPr>
        <w:jc w:val="both"/>
      </w:pPr>
    </w:p>
    <w:p w14:paraId="2CBD5490" w14:textId="53CD2D99" w:rsidR="007B1D2E" w:rsidRPr="007B1D2E" w:rsidRDefault="007B1D2E" w:rsidP="007B1D2E">
      <w:pPr>
        <w:numPr>
          <w:ilvl w:val="0"/>
          <w:numId w:val="34"/>
        </w:numPr>
        <w:jc w:val="both"/>
        <w:rPr>
          <w:lang w:val="en-CA"/>
        </w:rPr>
      </w:pPr>
      <w:r w:rsidRPr="007B1D2E">
        <w:rPr>
          <w:lang w:val="en-CA"/>
        </w:rPr>
        <w:t xml:space="preserve">Voting Scheme based on </w:t>
      </w:r>
      <w:r w:rsidR="00F553C6" w:rsidRPr="007B1D2E">
        <w:rPr>
          <w:lang w:val="en-CA"/>
        </w:rPr>
        <w:t>Bitcoin.</w:t>
      </w:r>
    </w:p>
    <w:p w14:paraId="7661D381" w14:textId="77777777" w:rsidR="007B1D2E" w:rsidRPr="007B1D2E" w:rsidRDefault="007B1D2E">
      <w:pPr>
        <w:ind w:firstLine="18pt"/>
        <w:jc w:val="both"/>
        <w:rPr>
          <w:lang w:val="en-CA"/>
        </w:rPr>
        <w:pPrChange w:id="33" w:author="Tanmya Rampal" w:date="2023-04-02T17:27:00Z">
          <w:pPr>
            <w:jc w:val="both"/>
          </w:pPr>
        </w:pPrChange>
      </w:pPr>
      <w:r w:rsidRPr="007B1D2E">
        <w:rPr>
          <w:lang w:val="en-CA"/>
        </w:rPr>
        <w:t>To facilitate the design of BEvote, we rely on certain assumptions that can be met through existing blockchain technologies and research. These assumptions include:</w:t>
      </w:r>
    </w:p>
    <w:p w14:paraId="21FBE8BC" w14:textId="77777777" w:rsidR="007B1D2E" w:rsidRPr="007B1D2E" w:rsidRDefault="007B1D2E" w:rsidP="007B1D2E">
      <w:pPr>
        <w:numPr>
          <w:ilvl w:val="0"/>
          <w:numId w:val="33"/>
        </w:numPr>
        <w:jc w:val="both"/>
        <w:rPr>
          <w:lang w:val="en-CA"/>
        </w:rPr>
      </w:pPr>
      <w:r w:rsidRPr="007B1D2E">
        <w:rPr>
          <w:lang w:val="en-CA"/>
        </w:rPr>
        <w:t>A fixed block generation interval without forks</w:t>
      </w:r>
    </w:p>
    <w:p w14:paraId="581C4B4A" w14:textId="1D523567" w:rsidR="007B1D2E" w:rsidRPr="007B1D2E" w:rsidRDefault="007B1D2E" w:rsidP="007B1D2E">
      <w:pPr>
        <w:numPr>
          <w:ilvl w:val="0"/>
          <w:numId w:val="33"/>
        </w:numPr>
        <w:jc w:val="both"/>
        <w:rPr>
          <w:lang w:val="en-CA"/>
        </w:rPr>
      </w:pPr>
      <w:r w:rsidRPr="007B1D2E">
        <w:rPr>
          <w:lang w:val="en-CA"/>
        </w:rPr>
        <w:t>Publicly auditable data on the blockchain, where the transaction history</w:t>
      </w:r>
      <w:r w:rsidR="00453DB2">
        <w:rPr>
          <w:lang w:val="en-CA"/>
        </w:rPr>
        <w:t xml:space="preserve"> is readable</w:t>
      </w:r>
      <w:r w:rsidRPr="007B1D2E">
        <w:rPr>
          <w:lang w:val="en-CA"/>
        </w:rPr>
        <w:t xml:space="preserve">, but only </w:t>
      </w:r>
      <w:r w:rsidR="00453DB2">
        <w:rPr>
          <w:lang w:val="en-CA"/>
        </w:rPr>
        <w:t>authorized</w:t>
      </w:r>
      <w:r w:rsidRPr="007B1D2E">
        <w:rPr>
          <w:lang w:val="en-CA"/>
        </w:rPr>
        <w:t xml:space="preserve"> transactions can be written upon obtaining consensus.</w:t>
      </w:r>
    </w:p>
    <w:p w14:paraId="09389C77" w14:textId="4EB3CE94" w:rsidR="007B1D2E" w:rsidRPr="00453DB2" w:rsidRDefault="007B1D2E" w:rsidP="00453DB2">
      <w:pPr>
        <w:pStyle w:val="ListParagraph"/>
        <w:numPr>
          <w:ilvl w:val="0"/>
          <w:numId w:val="33"/>
        </w:numPr>
        <w:jc w:val="both"/>
        <w:rPr>
          <w:lang w:val="en-CA"/>
        </w:rPr>
        <w:pPrChange w:id="34" w:author="Tanmya Rampal" w:date="2023-04-02T17:27:00Z">
          <w:pPr>
            <w:jc w:val="both"/>
          </w:pPr>
        </w:pPrChange>
      </w:pPr>
      <w:r w:rsidRPr="00453DB2">
        <w:rPr>
          <w:lang w:val="en-CA"/>
        </w:rPr>
        <w:t>The consensus mechanism of the blockchain</w:t>
      </w:r>
      <w:r w:rsidR="00453DB2">
        <w:rPr>
          <w:lang w:val="en-CA"/>
        </w:rPr>
        <w:t xml:space="preserve"> technology’s</w:t>
      </w:r>
      <w:r w:rsidRPr="00453DB2">
        <w:rPr>
          <w:lang w:val="en-CA"/>
        </w:rPr>
        <w:t xml:space="preserve"> proof-of-work cannot be destroyed by adversaries, ensuring the data's tamper-resistant nature.</w:t>
      </w:r>
    </w:p>
    <w:p w14:paraId="18031D74" w14:textId="77777777" w:rsidR="00F553C6" w:rsidRDefault="00F553C6" w:rsidP="007B1D2E">
      <w:pPr>
        <w:jc w:val="both"/>
        <w:rPr>
          <w:lang w:val="en-CA"/>
        </w:rPr>
      </w:pPr>
    </w:p>
    <w:p w14:paraId="0A152E03" w14:textId="0A830059" w:rsidR="007B1D2E" w:rsidRDefault="007B1D2E" w:rsidP="007B1D2E">
      <w:pPr>
        <w:pStyle w:val="ListParagraph"/>
        <w:numPr>
          <w:ilvl w:val="0"/>
          <w:numId w:val="35"/>
        </w:numPr>
        <w:jc w:val="both"/>
      </w:pPr>
      <w:r w:rsidRPr="00EE4DF9">
        <w:t>System Model</w:t>
      </w:r>
    </w:p>
    <w:p w14:paraId="08F0FBF7" w14:textId="6FA97006" w:rsidR="00E24330" w:rsidRDefault="007B1D2E" w:rsidP="00E24330">
      <w:pPr>
        <w:ind w:firstLine="18pt"/>
        <w:jc w:val="both"/>
        <w:rPr>
          <w:ins w:id="35" w:author="Tanmya Rampal" w:date="2023-04-02T17:27:00Z"/>
        </w:rPr>
      </w:pPr>
      <w:r w:rsidRPr="00EE4DF9">
        <w:t xml:space="preserve">Although </w:t>
      </w:r>
      <w:r w:rsidR="0044149A">
        <w:t xml:space="preserve">the </w:t>
      </w:r>
      <w:r w:rsidRPr="00EE4DF9">
        <w:t xml:space="preserve">Bitcoin blockchain offers exchange anonymity, attackers can still use </w:t>
      </w:r>
      <w:r w:rsidR="00453DB2" w:rsidRPr="00EE4DF9">
        <w:t>straightforward</w:t>
      </w:r>
      <w:r w:rsidRPr="00EE4DF9">
        <w:t xml:space="preserve"> </w:t>
      </w:r>
      <w:r w:rsidR="00453DB2" w:rsidRPr="00EE4DF9">
        <w:t>evaluation</w:t>
      </w:r>
      <w:r w:rsidRPr="00EE4DF9">
        <w:t xml:space="preserve"> technology to </w:t>
      </w:r>
      <w:r w:rsidR="00453DB2" w:rsidRPr="00EE4DF9">
        <w:t>probe</w:t>
      </w:r>
      <w:r w:rsidRPr="00EE4DF9">
        <w:t xml:space="preserve"> all transactions </w:t>
      </w:r>
      <w:r w:rsidR="00453DB2" w:rsidRPr="00EE4DF9">
        <w:t>documented</w:t>
      </w:r>
      <w:r w:rsidRPr="00EE4DF9">
        <w:t xml:space="preserve"> in the chain nodes to reveal transaction parties' true identities. Coin mixing, which obscures the ownership of Bitcoin to </w:t>
      </w:r>
      <w:r w:rsidR="00453DB2" w:rsidRPr="00EE4DF9">
        <w:t>disrupt</w:t>
      </w:r>
      <w:r w:rsidRPr="00EE4DF9">
        <w:t xml:space="preserve"> the interlinkage of parties</w:t>
      </w:r>
      <w:r w:rsidR="00453DB2">
        <w:t xml:space="preserve"> involved in a transaction</w:t>
      </w:r>
      <w:r w:rsidRPr="00EE4DF9">
        <w:t xml:space="preserve">, becomes a natural choice to ensure the anonymity of e-voting. Traditional coin mixing usually engages middlemen, allowing them to </w:t>
      </w:r>
      <w:r w:rsidR="00453DB2" w:rsidRPr="00EE4DF9">
        <w:t>merge</w:t>
      </w:r>
      <w:r w:rsidRPr="00EE4DF9">
        <w:t xml:space="preserve"> </w:t>
      </w:r>
      <w:r w:rsidR="00453DB2" w:rsidRPr="00EE4DF9">
        <w:t>several</w:t>
      </w:r>
      <w:r w:rsidRPr="00EE4DF9">
        <w:t xml:space="preserve"> transactions into one, </w:t>
      </w:r>
      <w:r w:rsidR="00453DB2" w:rsidRPr="00EE4DF9">
        <w:t>substantially</w:t>
      </w:r>
      <w:r w:rsidRPr="00EE4DF9">
        <w:t xml:space="preserve"> affecting its scalability. A scalable </w:t>
      </w:r>
      <w:r w:rsidR="0044149A">
        <w:t>coin-mixing</w:t>
      </w:r>
      <w:r w:rsidRPr="00EE4DF9">
        <w:t xml:space="preserve"> </w:t>
      </w:r>
      <w:r w:rsidR="00453DB2">
        <w:t xml:space="preserve">method divides </w:t>
      </w:r>
      <w:r w:rsidR="0044149A">
        <w:t xml:space="preserve">the </w:t>
      </w:r>
      <w:r w:rsidRPr="00EE4DF9">
        <w:t xml:space="preserve">trading </w:t>
      </w:r>
      <w:r w:rsidR="0044149A">
        <w:t>scheme</w:t>
      </w:r>
      <w:r w:rsidRPr="00EE4DF9">
        <w:t xml:space="preserve"> into transferring and paying stages, improving the size of anonymous sets and execution efficiency. </w:t>
      </w:r>
    </w:p>
    <w:p w14:paraId="6A546912" w14:textId="77777777" w:rsidR="00E24330" w:rsidRDefault="00E24330" w:rsidP="00E24330">
      <w:pPr>
        <w:ind w:firstLine="18pt"/>
        <w:jc w:val="both"/>
        <w:rPr>
          <w:ins w:id="36" w:author="Tanmya Rampal" w:date="2023-04-02T17:27:00Z"/>
        </w:rPr>
      </w:pPr>
    </w:p>
    <w:p w14:paraId="7647EDE5" w14:textId="5815961D" w:rsidR="007B1D2E" w:rsidRDefault="007B1D2E" w:rsidP="00607441">
      <w:pPr>
        <w:ind w:firstLine="18pt"/>
        <w:jc w:val="both"/>
        <w:rPr>
          <w:ins w:id="37" w:author="Tanmya Rampal" w:date="2023-04-02T17:23:00Z"/>
        </w:rPr>
      </w:pPr>
      <w:r w:rsidRPr="00EE4DF9">
        <w:t>Based on this, a</w:t>
      </w:r>
      <w:r w:rsidR="00607441">
        <w:t xml:space="preserve"> coin-mixing</w:t>
      </w:r>
      <w:r w:rsidRPr="00EE4DF9">
        <w:t xml:space="preserve"> three-tiered system model is </w:t>
      </w:r>
      <w:r w:rsidR="00607441" w:rsidRPr="00EE4DF9">
        <w:t>formulated</w:t>
      </w:r>
      <w:r w:rsidRPr="00EE4DF9">
        <w:t xml:space="preserve"> for Bitcoin-enabled e-voting. The Supervisor, Voter, Candidate, and Mixers are the system roles involved. The Supervisor validates each participant's qualifications and maintains member lists for each role. The Voter can </w:t>
      </w:r>
      <w:r w:rsidR="00607441" w:rsidRPr="00EE4DF9">
        <w:t>spawn</w:t>
      </w:r>
      <w:r w:rsidRPr="00EE4DF9">
        <w:t xml:space="preserve"> ballots and vote for </w:t>
      </w:r>
      <w:r w:rsidR="00607441" w:rsidRPr="00EE4DF9">
        <w:t>preferred</w:t>
      </w:r>
      <w:r w:rsidRPr="00EE4DF9">
        <w:t xml:space="preserve"> candidates. The Candidate </w:t>
      </w:r>
      <w:proofErr w:type="gramStart"/>
      <w:r w:rsidRPr="00EE4DF9">
        <w:t xml:space="preserve">is </w:t>
      </w:r>
      <w:r w:rsidR="00607441">
        <w:t>considered to be</w:t>
      </w:r>
      <w:proofErr w:type="gramEnd"/>
      <w:r w:rsidR="00607441">
        <w:t xml:space="preserve"> </w:t>
      </w:r>
      <w:r w:rsidRPr="00EE4DF9">
        <w:t>the one vot</w:t>
      </w:r>
      <w:r w:rsidR="00607441">
        <w:t>ing in the process</w:t>
      </w:r>
      <w:r w:rsidRPr="00EE4DF9">
        <w:t xml:space="preserve">. Mixers provide </w:t>
      </w:r>
      <w:r w:rsidR="00607441">
        <w:t>features</w:t>
      </w:r>
      <w:r w:rsidRPr="00EE4DF9">
        <w:t xml:space="preserve"> for </w:t>
      </w:r>
      <w:r w:rsidR="00607441" w:rsidRPr="00EE4DF9">
        <w:t>masking</w:t>
      </w:r>
      <w:r w:rsidRPr="00EE4DF9">
        <w:t xml:space="preserve"> voter identities. Bitcoin blockchain is </w:t>
      </w:r>
      <w:r w:rsidR="00607441" w:rsidRPr="00EE4DF9">
        <w:t>used</w:t>
      </w:r>
      <w:r w:rsidRPr="00EE4DF9">
        <w:t xml:space="preserve"> for storage</w:t>
      </w:r>
      <w:r w:rsidR="00607441">
        <w:t xml:space="preserve"> of data</w:t>
      </w:r>
      <w:r w:rsidRPr="00EE4DF9">
        <w:t xml:space="preserve">, recording all information </w:t>
      </w:r>
      <w:r w:rsidR="00607441" w:rsidRPr="00EE4DF9">
        <w:t>describing</w:t>
      </w:r>
      <w:r w:rsidRPr="00EE4DF9">
        <w:t xml:space="preserve"> the </w:t>
      </w:r>
      <w:r w:rsidR="00607441">
        <w:t xml:space="preserve">process </w:t>
      </w:r>
      <w:r w:rsidRPr="00EE4DF9">
        <w:t xml:space="preserve">of voting anonymously and tamper resistant. The workflow of BEvote involves registering, confusing </w:t>
      </w:r>
      <w:r w:rsidR="00453DB2">
        <w:t>voters’</w:t>
      </w:r>
      <w:r w:rsidRPr="00EE4DF9">
        <w:t xml:space="preserve"> identities, generating ballots, voting, and counting.</w:t>
      </w:r>
      <w:r w:rsidR="00A52753">
        <w:t>[6]</w:t>
      </w:r>
    </w:p>
    <w:p w14:paraId="3C67CE96" w14:textId="77777777" w:rsidR="00E24330" w:rsidRDefault="00E24330" w:rsidP="007B1D2E">
      <w:pPr>
        <w:jc w:val="both"/>
      </w:pPr>
    </w:p>
    <w:p w14:paraId="4A043633" w14:textId="7996923B" w:rsidR="007B1D2E" w:rsidRDefault="007B1D2E" w:rsidP="007B1D2E">
      <w:pPr>
        <w:jc w:val="both"/>
      </w:pPr>
      <w:r w:rsidRPr="00516570">
        <w:rPr>
          <w:noProof/>
        </w:rPr>
        <w:drawing>
          <wp:inline distT="0" distB="0" distL="0" distR="0" wp14:anchorId="1EA00FB5" wp14:editId="0479D4C3">
            <wp:extent cx="3054350" cy="2651760"/>
            <wp:effectExtent l="0" t="0" r="0" b="0"/>
            <wp:docPr id="10337092"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37092" name="Picture 1" descr="Diagram&#10;&#10;Description automatically generated"/>
                    <pic:cNvPicPr/>
                  </pic:nvPicPr>
                  <pic:blipFill>
                    <a:blip r:embed="rId12"/>
                    <a:stretch>
                      <a:fillRect/>
                    </a:stretch>
                  </pic:blipFill>
                  <pic:spPr>
                    <a:xfrm>
                      <a:off x="0" y="0"/>
                      <a:ext cx="3064970" cy="2660980"/>
                    </a:xfrm>
                    <a:prstGeom prst="rect">
                      <a:avLst/>
                    </a:prstGeom>
                  </pic:spPr>
                </pic:pic>
              </a:graphicData>
            </a:graphic>
          </wp:inline>
        </w:drawing>
      </w:r>
      <w:r>
        <w:t>Fig- System Model</w:t>
      </w:r>
    </w:p>
    <w:p w14:paraId="04BE3172" w14:textId="77777777" w:rsidR="007B1D2E" w:rsidRPr="00EE4DF9" w:rsidRDefault="007B1D2E" w:rsidP="007B1D2E">
      <w:pPr>
        <w:jc w:val="both"/>
      </w:pPr>
    </w:p>
    <w:p w14:paraId="3BAAA1C3" w14:textId="77777777" w:rsidR="007B1D2E" w:rsidRDefault="007B1D2E" w:rsidP="007B1D2E">
      <w:pPr>
        <w:pStyle w:val="ListParagraph"/>
        <w:numPr>
          <w:ilvl w:val="0"/>
          <w:numId w:val="35"/>
        </w:numPr>
        <w:jc w:val="both"/>
      </w:pPr>
      <w:r>
        <w:t xml:space="preserve"> Confusion Strategy for voter’s identity</w:t>
      </w:r>
    </w:p>
    <w:p w14:paraId="0523A7DB" w14:textId="0CAD86A3" w:rsidR="00E24330" w:rsidDel="00E24330" w:rsidRDefault="007B1D2E" w:rsidP="007513E3">
      <w:pPr>
        <w:ind w:firstLine="18pt"/>
        <w:jc w:val="both"/>
        <w:rPr>
          <w:del w:id="38" w:author="Tanmya Rampal" w:date="2023-04-02T17:27:00Z"/>
        </w:rPr>
      </w:pPr>
      <w:r>
        <w:t xml:space="preserve">This strategy is crucial for maintaining privacy when conducting Bitcoin transactions, using a process called coin mixing. The original coin mixing process can expose the identity of the person making the transaction if any of the mixers collude with adversaries. To address this vulnerability, a group blind signature was introduced which uses its unlikability feature to cut off the </w:t>
      </w:r>
      <w:r w:rsidR="007513E3">
        <w:t>interaction</w:t>
      </w:r>
      <w:r>
        <w:t xml:space="preserve"> between mixers.</w:t>
      </w:r>
      <w:ins w:id="39" w:author="Tanmya Rampal" w:date="2023-04-02T17:28:00Z">
        <w:r w:rsidR="00E24330">
          <w:t xml:space="preserve"> </w:t>
        </w:r>
      </w:ins>
    </w:p>
    <w:p w14:paraId="27196D18" w14:textId="186E54EA" w:rsidR="007B1D2E" w:rsidRDefault="007B1D2E" w:rsidP="00E24330">
      <w:pPr>
        <w:jc w:val="both"/>
        <w:rPr>
          <w:ins w:id="40" w:author="Tanmya Rampal" w:date="2023-04-02T17:23:00Z"/>
        </w:rPr>
      </w:pPr>
      <w:r>
        <w:t xml:space="preserve">The process involves registering for a mixing service, receiving recommendations for two mixers, constructing a transaction to transfer Bitcoins </w:t>
      </w:r>
      <w:r w:rsidR="007513E3">
        <w:t xml:space="preserve">starting </w:t>
      </w:r>
      <w:r>
        <w:t>from origina</w:t>
      </w:r>
      <w:r w:rsidR="007513E3">
        <w:t>ting</w:t>
      </w:r>
      <w:r>
        <w:t xml:space="preserve"> address to a hosting mixer's escrow address, receiving a voucher from the hosting mixer, forwarding the voucher </w:t>
      </w:r>
      <w:r w:rsidR="007513E3">
        <w:t>for payment to the</w:t>
      </w:r>
      <w:r>
        <w:t xml:space="preserve"> mixer to </w:t>
      </w:r>
      <w:r w:rsidR="007513E3">
        <w:t>make</w:t>
      </w:r>
      <w:r>
        <w:t xml:space="preserve"> a new transaction to transfer the Bitcoins to an anonymous address, and having the supervisor </w:t>
      </w:r>
      <w:r w:rsidR="007513E3">
        <w:t xml:space="preserve">transfer </w:t>
      </w:r>
      <w:r>
        <w:t>the Bitcoins to the</w:t>
      </w:r>
      <w:r w:rsidR="007513E3">
        <w:t xml:space="preserve"> original</w:t>
      </w:r>
      <w:r>
        <w:t xml:space="preserve"> paying mixer.</w:t>
      </w:r>
    </w:p>
    <w:p w14:paraId="5E931A92" w14:textId="77777777" w:rsidR="00E24330" w:rsidRDefault="00E24330" w:rsidP="007B1D2E">
      <w:pPr>
        <w:jc w:val="both"/>
      </w:pPr>
    </w:p>
    <w:p w14:paraId="5EB11EDC" w14:textId="6DF4D693" w:rsidR="007B1D2E" w:rsidRDefault="007B1D2E">
      <w:pPr>
        <w:ind w:firstLine="18pt"/>
        <w:jc w:val="both"/>
        <w:pPrChange w:id="41" w:author="Tanmya Rampal" w:date="2023-04-02T17:28:00Z">
          <w:pPr>
            <w:jc w:val="both"/>
          </w:pPr>
        </w:pPrChange>
      </w:pPr>
      <w:r>
        <w:t>This process involves sending several messages to the hosting mixer and the paying mixer with deadline times for various steps in the process which involves blind SKLOGLOG and SKROOTLOG protocols to ensure privacy.</w:t>
      </w:r>
    </w:p>
    <w:p w14:paraId="64D8C24E" w14:textId="6AA322BE" w:rsidR="007B1D2E" w:rsidRDefault="007B1D2E" w:rsidP="007B1D2E">
      <w:pPr>
        <w:jc w:val="both"/>
      </w:pPr>
    </w:p>
    <w:p w14:paraId="78986CE8" w14:textId="77777777" w:rsidR="007B1D2E" w:rsidRPr="007B1D2E" w:rsidRDefault="007B1D2E" w:rsidP="007B1D2E">
      <w:pPr>
        <w:pStyle w:val="ListParagraph"/>
        <w:numPr>
          <w:ilvl w:val="0"/>
          <w:numId w:val="35"/>
        </w:numPr>
      </w:pPr>
      <w:r w:rsidRPr="007B1D2E">
        <w:t>Construction Strategy for Voting Transaction</w:t>
      </w:r>
    </w:p>
    <w:p w14:paraId="3DF9D5B1" w14:textId="10CD23FF" w:rsidR="007B1D2E" w:rsidRDefault="007B1D2E" w:rsidP="007513E3">
      <w:pPr>
        <w:ind w:firstLine="14.40pt"/>
        <w:jc w:val="both"/>
      </w:pPr>
      <w:r w:rsidRPr="007B1D2E">
        <w:t>The voting transaction in the Bitcoin platform uses the script</w:t>
      </w:r>
      <w:r w:rsidR="007513E3">
        <w:t xml:space="preserve"> method</w:t>
      </w:r>
      <w:r w:rsidRPr="007B1D2E">
        <w:t xml:space="preserve">, which allows </w:t>
      </w:r>
      <w:r w:rsidR="007513E3" w:rsidRPr="007B1D2E">
        <w:t>numerous</w:t>
      </w:r>
      <w:r w:rsidRPr="007B1D2E">
        <w:t xml:space="preserve"> input and output scripts. In BEvote, a combination of P2PKH and M-N combined P2SH scripts are used. P2PKH includes the Check Lock Time Verify operator, while the M-N combined P2SH script stores th</w:t>
      </w:r>
      <w:r w:rsidR="007513E3">
        <w:t>e</w:t>
      </w:r>
      <w:r w:rsidRPr="007B1D2E">
        <w:t xml:space="preserve"> single or </w:t>
      </w:r>
      <w:r w:rsidR="007513E3" w:rsidRPr="007B1D2E">
        <w:t>many</w:t>
      </w:r>
      <w:r w:rsidRPr="007B1D2E">
        <w:t xml:space="preserve"> signatures</w:t>
      </w:r>
      <w:r w:rsidR="007513E3">
        <w:t xml:space="preserve"> for the public key</w:t>
      </w:r>
      <w:r w:rsidRPr="007B1D2E">
        <w:t xml:space="preserve">. The input script </w:t>
      </w:r>
      <w:r w:rsidR="007513E3">
        <w:t>needs to</w:t>
      </w:r>
      <w:r w:rsidRPr="007B1D2E">
        <w:t xml:space="preserve"> include</w:t>
      </w:r>
      <w:r w:rsidR="007513E3">
        <w:t xml:space="preserve"> </w:t>
      </w:r>
      <w:r w:rsidR="007513E3" w:rsidRPr="007B1D2E">
        <w:t>serialized redeem script</w:t>
      </w:r>
      <w:r w:rsidRPr="007B1D2E">
        <w:t xml:space="preserve"> </w:t>
      </w:r>
      <w:r w:rsidR="007513E3">
        <w:t xml:space="preserve">and </w:t>
      </w:r>
      <w:r w:rsidRPr="007B1D2E">
        <w:t>all private keys, and at leas</w:t>
      </w:r>
      <w:r w:rsidR="007513E3">
        <w:t xml:space="preserve">t a specified number of </w:t>
      </w:r>
      <w:r w:rsidRPr="007B1D2E">
        <w:t>public keys must have corresponding signatures.</w:t>
      </w:r>
      <w:r w:rsidR="00A52753">
        <w:t>[6]</w:t>
      </w:r>
    </w:p>
    <w:p w14:paraId="73055C40" w14:textId="77777777" w:rsidR="00F553C6" w:rsidRPr="00F553C6" w:rsidRDefault="00F553C6" w:rsidP="00F553C6">
      <w:pPr>
        <w:jc w:val="both"/>
      </w:pPr>
    </w:p>
    <w:p w14:paraId="446BF092" w14:textId="201A66B7" w:rsidR="009303D9" w:rsidRDefault="00BA5C38" w:rsidP="00ED0149">
      <w:pPr>
        <w:pStyle w:val="Heading2"/>
      </w:pPr>
      <w:r>
        <w:t>NF</w:t>
      </w:r>
      <w:r w:rsidR="007513E3">
        <w:t>T</w:t>
      </w:r>
    </w:p>
    <w:p w14:paraId="35BBCE98" w14:textId="768D0A19" w:rsidR="00BA5C38" w:rsidRPr="006B7AFD" w:rsidRDefault="00BA5C38">
      <w:pPr>
        <w:autoSpaceDE w:val="0"/>
        <w:autoSpaceDN w:val="0"/>
        <w:adjustRightInd w:val="0"/>
        <w:ind w:firstLine="14.40pt"/>
        <w:jc w:val="both"/>
        <w:rPr>
          <w:lang w:val="en-GB"/>
        </w:rPr>
        <w:pPrChange w:id="42" w:author="Tanmya Rampal" w:date="2023-04-02T17:28:00Z">
          <w:pPr>
            <w:autoSpaceDE w:val="0"/>
            <w:autoSpaceDN w:val="0"/>
            <w:adjustRightInd w:val="0"/>
            <w:jc w:val="both"/>
          </w:pPr>
        </w:pPrChange>
      </w:pPr>
      <w:r w:rsidRPr="006B7AFD">
        <w:rPr>
          <w:lang w:val="en-GB"/>
        </w:rPr>
        <w:t>Non-Fungible Tokens (NFTs) are digital assets that can be used to represent digital</w:t>
      </w:r>
      <w:r>
        <w:rPr>
          <w:lang w:val="en-GB"/>
        </w:rPr>
        <w:t xml:space="preserve"> and </w:t>
      </w:r>
      <w:r w:rsidRPr="006B7AFD">
        <w:rPr>
          <w:lang w:val="en-GB"/>
        </w:rPr>
        <w:t xml:space="preserve">physical </w:t>
      </w:r>
      <w:r>
        <w:rPr>
          <w:lang w:val="en-GB"/>
        </w:rPr>
        <w:t>creative work</w:t>
      </w:r>
      <w:r w:rsidRPr="006B7AFD">
        <w:rPr>
          <w:lang w:val="en-GB"/>
        </w:rPr>
        <w:t xml:space="preserve">. Each token is unique and cannot be exchanged with another, making them non-fungible. NFTs contain digital information like music, video, </w:t>
      </w:r>
      <w:r>
        <w:rPr>
          <w:lang w:val="en-GB"/>
        </w:rPr>
        <w:t xml:space="preserve">and </w:t>
      </w:r>
      <w:r w:rsidRPr="006B7AFD">
        <w:rPr>
          <w:lang w:val="en-GB"/>
        </w:rPr>
        <w:t xml:space="preserve">images </w:t>
      </w:r>
      <w:r>
        <w:rPr>
          <w:lang w:val="en-GB"/>
        </w:rPr>
        <w:t xml:space="preserve">and </w:t>
      </w:r>
      <w:r w:rsidRPr="006B7AFD">
        <w:rPr>
          <w:lang w:val="en-GB"/>
        </w:rPr>
        <w:t xml:space="preserve">their value can be </w:t>
      </w:r>
      <w:r w:rsidRPr="006B7AFD">
        <w:rPr>
          <w:lang w:val="en-GB"/>
        </w:rPr>
        <w:lastRenderedPageBreak/>
        <w:t>determined in cryptocurrenc</w:t>
      </w:r>
      <w:r>
        <w:rPr>
          <w:lang w:val="en-GB"/>
        </w:rPr>
        <w:t>ies</w:t>
      </w:r>
      <w:r w:rsidRPr="006B7AFD">
        <w:rPr>
          <w:lang w:val="en-GB"/>
        </w:rPr>
        <w:t xml:space="preserve">. Although NFTs </w:t>
      </w:r>
      <w:r>
        <w:rPr>
          <w:lang w:val="en-GB"/>
        </w:rPr>
        <w:t>are a part of</w:t>
      </w:r>
      <w:r w:rsidRPr="006B7AFD">
        <w:rPr>
          <w:lang w:val="en-GB"/>
        </w:rPr>
        <w:t xml:space="preserve"> Ethereum's blockchain unlike </w:t>
      </w:r>
      <w:r>
        <w:rPr>
          <w:lang w:val="en-GB"/>
        </w:rPr>
        <w:t xml:space="preserve">Ethereum </w:t>
      </w:r>
      <w:r w:rsidRPr="006B7AFD">
        <w:rPr>
          <w:lang w:val="en-GB"/>
        </w:rPr>
        <w:t>coins</w:t>
      </w:r>
      <w:r>
        <w:rPr>
          <w:lang w:val="en-GB"/>
        </w:rPr>
        <w:t xml:space="preserve"> as </w:t>
      </w:r>
      <w:r w:rsidRPr="006B7AFD">
        <w:rPr>
          <w:lang w:val="en-GB"/>
        </w:rPr>
        <w:t>they can still be exchanged amongst other assets making them fungible. With technological advancements and growth come increased security risks related to authenticity as well.</w:t>
      </w:r>
      <w:r w:rsidR="00A52753">
        <w:rPr>
          <w:lang w:val="en-GB"/>
        </w:rPr>
        <w:t>[7]</w:t>
      </w:r>
    </w:p>
    <w:p w14:paraId="00F1696D" w14:textId="77777777" w:rsidR="00BA5C38" w:rsidRPr="006B7AFD" w:rsidRDefault="00BA5C38" w:rsidP="00BA5C38">
      <w:pPr>
        <w:autoSpaceDE w:val="0"/>
        <w:autoSpaceDN w:val="0"/>
        <w:adjustRightInd w:val="0"/>
        <w:jc w:val="both"/>
        <w:rPr>
          <w:lang w:val="en-GB"/>
        </w:rPr>
      </w:pPr>
    </w:p>
    <w:p w14:paraId="486623A8" w14:textId="43F2150A" w:rsidR="00BA5C38" w:rsidRPr="006B7AFD" w:rsidRDefault="00BA5C38">
      <w:pPr>
        <w:autoSpaceDE w:val="0"/>
        <w:autoSpaceDN w:val="0"/>
        <w:adjustRightInd w:val="0"/>
        <w:ind w:firstLine="14.40pt"/>
        <w:jc w:val="both"/>
        <w:rPr>
          <w:lang w:val="en-GB"/>
        </w:rPr>
        <w:pPrChange w:id="43" w:author="Tanmya Rampal" w:date="2023-04-02T17:28:00Z">
          <w:pPr>
            <w:autoSpaceDE w:val="0"/>
            <w:autoSpaceDN w:val="0"/>
            <w:adjustRightInd w:val="0"/>
            <w:jc w:val="both"/>
          </w:pPr>
        </w:pPrChange>
      </w:pPr>
      <w:r w:rsidRPr="006B7AFD">
        <w:rPr>
          <w:lang w:val="en-GB"/>
        </w:rPr>
        <w:t>NFTs enable the uniqueness and non-fungibility of each asset, making it possible to trace each back to its owner. This eliminates the issue of customers being duped into buying counterfeit goods like tickets or artwork</w:t>
      </w:r>
      <w:r>
        <w:rPr>
          <w:lang w:val="en-GB"/>
        </w:rPr>
        <w:t>.</w:t>
      </w:r>
      <w:r w:rsidRPr="006B7AFD">
        <w:rPr>
          <w:lang w:val="en-GB"/>
        </w:rPr>
        <w:t xml:space="preserve"> </w:t>
      </w:r>
      <w:r>
        <w:rPr>
          <w:lang w:val="en-GB"/>
        </w:rPr>
        <w:t>I</w:t>
      </w:r>
      <w:r w:rsidRPr="006B7AFD">
        <w:rPr>
          <w:lang w:val="en-GB"/>
        </w:rPr>
        <w:t xml:space="preserve">tems can be traced easily by buyers back to their legal owners, providing peace of mind that their purchase was legal. NFTs have </w:t>
      </w:r>
      <w:del w:id="44" w:author="Tanmya Rampal" w:date="2023-04-02T17:20:00Z">
        <w:r w:rsidRPr="006B7AFD" w:rsidDel="00E24330">
          <w:rPr>
            <w:lang w:val="en-GB"/>
          </w:rPr>
          <w:delText>opened up</w:delText>
        </w:r>
      </w:del>
      <w:ins w:id="45" w:author="Tanmya Rampal" w:date="2023-04-02T17:20:00Z">
        <w:r w:rsidR="00E24330" w:rsidRPr="006B7AFD">
          <w:rPr>
            <w:lang w:val="en-GB"/>
          </w:rPr>
          <w:t>opened</w:t>
        </w:r>
      </w:ins>
      <w:r w:rsidRPr="006B7AFD">
        <w:rPr>
          <w:lang w:val="en-GB"/>
        </w:rPr>
        <w:t xml:space="preserve"> new markets for artists businesses which had previously struggled to establish online marketplaces in today's internet-based economy.</w:t>
      </w:r>
    </w:p>
    <w:p w14:paraId="1172D28E" w14:textId="77777777" w:rsidR="00BA5C38" w:rsidRPr="006B7AFD" w:rsidRDefault="00BA5C38" w:rsidP="00BA5C38">
      <w:pPr>
        <w:autoSpaceDE w:val="0"/>
        <w:autoSpaceDN w:val="0"/>
        <w:adjustRightInd w:val="0"/>
        <w:jc w:val="both"/>
        <w:rPr>
          <w:lang w:val="en-GB"/>
        </w:rPr>
      </w:pPr>
    </w:p>
    <w:p w14:paraId="7D044D73" w14:textId="5B23CF8A" w:rsidR="00BA5C38" w:rsidRPr="006B7AFD" w:rsidRDefault="00BA5C38">
      <w:pPr>
        <w:autoSpaceDE w:val="0"/>
        <w:autoSpaceDN w:val="0"/>
        <w:adjustRightInd w:val="0"/>
        <w:ind w:firstLine="14.40pt"/>
        <w:jc w:val="both"/>
        <w:rPr>
          <w:lang w:val="en-GB"/>
        </w:rPr>
        <w:pPrChange w:id="46" w:author="Tanmya Rampal" w:date="2023-04-02T17:28:00Z">
          <w:pPr>
            <w:autoSpaceDE w:val="0"/>
            <w:autoSpaceDN w:val="0"/>
            <w:adjustRightInd w:val="0"/>
            <w:jc w:val="both"/>
          </w:pPr>
        </w:pPrChange>
      </w:pPr>
      <w:r w:rsidRPr="006B7AFD">
        <w:rPr>
          <w:lang w:val="en-GB"/>
        </w:rPr>
        <w:t xml:space="preserve">NFTs gained notoriety with the October 2017 launch of CryptoPunks and </w:t>
      </w:r>
      <w:r>
        <w:rPr>
          <w:lang w:val="en-GB"/>
        </w:rPr>
        <w:t xml:space="preserve">the </w:t>
      </w:r>
      <w:r w:rsidRPr="006B7AFD">
        <w:rPr>
          <w:lang w:val="en-GB"/>
        </w:rPr>
        <w:t xml:space="preserve">subsequent record-breaking sale of Mike Winkelmann's art for almost USD 70 million. Since then, NFTs have seen steady growth, with artists and collectors taking notice. From being a niche within blockchain communities to having global sales reaching up to </w:t>
      </w:r>
      <w:r>
        <w:rPr>
          <w:lang w:val="en-GB"/>
        </w:rPr>
        <w:t>USD 1.2</w:t>
      </w:r>
      <w:r w:rsidRPr="006B7AFD">
        <w:rPr>
          <w:lang w:val="en-GB"/>
        </w:rPr>
        <w:t xml:space="preserve"> billion by July 2021, their market has expanded significantly.</w:t>
      </w:r>
      <w:r w:rsidR="00A52753">
        <w:rPr>
          <w:lang w:val="en-GB"/>
        </w:rPr>
        <w:t>[9]</w:t>
      </w:r>
    </w:p>
    <w:p w14:paraId="291C3A00" w14:textId="77777777" w:rsidR="00BA5C38" w:rsidRPr="006B7AFD" w:rsidRDefault="00BA5C38" w:rsidP="00BA5C38">
      <w:pPr>
        <w:autoSpaceDE w:val="0"/>
        <w:autoSpaceDN w:val="0"/>
        <w:adjustRightInd w:val="0"/>
        <w:jc w:val="both"/>
        <w:rPr>
          <w:lang w:val="en-GB"/>
        </w:rPr>
      </w:pPr>
    </w:p>
    <w:p w14:paraId="713D8ABE" w14:textId="45FA6580" w:rsidR="00BA5C38" w:rsidRDefault="00BA5C38">
      <w:pPr>
        <w:autoSpaceDE w:val="0"/>
        <w:autoSpaceDN w:val="0"/>
        <w:adjustRightInd w:val="0"/>
        <w:ind w:firstLine="14.40pt"/>
        <w:jc w:val="both"/>
        <w:rPr>
          <w:lang w:val="en-GB"/>
        </w:rPr>
        <w:pPrChange w:id="47" w:author="Tanmya Rampal" w:date="2023-04-02T17:28:00Z">
          <w:pPr>
            <w:autoSpaceDE w:val="0"/>
            <w:autoSpaceDN w:val="0"/>
            <w:adjustRightInd w:val="0"/>
            <w:jc w:val="both"/>
          </w:pPr>
        </w:pPrChange>
      </w:pPr>
      <w:r w:rsidRPr="006B7AFD">
        <w:rPr>
          <w:lang w:val="en-GB"/>
        </w:rPr>
        <w:t>Another exciting blockchain-based technology is the Metaverse, which enables people to interact with virtual avatars in a simulated world. This study will identify new uses of Non-Fungible Tokens (NFTs) within this virtual environment, particularly how NFTs can assist with ownership rights management and identity management</w:t>
      </w:r>
      <w:r>
        <w:rPr>
          <w:lang w:val="en-GB"/>
        </w:rPr>
        <w:t xml:space="preserve"> </w:t>
      </w:r>
      <w:r w:rsidRPr="006B7AFD">
        <w:rPr>
          <w:lang w:val="en-GB"/>
        </w:rPr>
        <w:t xml:space="preserve">within it. This report provides an in-depth explanation </w:t>
      </w:r>
      <w:r>
        <w:rPr>
          <w:lang w:val="en-GB"/>
        </w:rPr>
        <w:t>of</w:t>
      </w:r>
      <w:r w:rsidRPr="006B7AFD">
        <w:rPr>
          <w:lang w:val="en-GB"/>
        </w:rPr>
        <w:t xml:space="preserve"> these NFT applications in Metaverse.</w:t>
      </w:r>
    </w:p>
    <w:p w14:paraId="610086D8" w14:textId="77777777" w:rsidR="00BA5C38" w:rsidRPr="003763A3" w:rsidRDefault="00BA5C38" w:rsidP="00BA5C38">
      <w:pPr>
        <w:autoSpaceDE w:val="0"/>
        <w:autoSpaceDN w:val="0"/>
        <w:adjustRightInd w:val="0"/>
        <w:jc w:val="both"/>
        <w:rPr>
          <w:lang w:val="en-GB"/>
        </w:rPr>
      </w:pPr>
      <w:r w:rsidRPr="003763A3">
        <w:rPr>
          <w:lang w:val="en-GB"/>
        </w:rPr>
        <w:t> </w:t>
      </w:r>
    </w:p>
    <w:p w14:paraId="6C41F4FE" w14:textId="77777777" w:rsidR="00BA5C38" w:rsidRPr="003763A3" w:rsidRDefault="00BA5C38" w:rsidP="00BA5C38">
      <w:pPr>
        <w:autoSpaceDE w:val="0"/>
        <w:autoSpaceDN w:val="0"/>
        <w:adjustRightInd w:val="0"/>
        <w:jc w:val="both"/>
        <w:rPr>
          <w:lang w:val="en-GB"/>
        </w:rPr>
      </w:pPr>
      <w:r w:rsidRPr="003763A3">
        <w:rPr>
          <w:lang w:val="en-GB"/>
        </w:rPr>
        <w:t>The key contributions of the study are summarized below:</w:t>
      </w:r>
    </w:p>
    <w:p w14:paraId="39609D06" w14:textId="77777777" w:rsidR="00BA5C38" w:rsidRPr="003763A3" w:rsidRDefault="00BA5C38" w:rsidP="00BA5C38">
      <w:pPr>
        <w:autoSpaceDE w:val="0"/>
        <w:autoSpaceDN w:val="0"/>
        <w:adjustRightInd w:val="0"/>
        <w:jc w:val="both"/>
        <w:rPr>
          <w:lang w:val="en-GB"/>
        </w:rPr>
      </w:pPr>
      <w:r w:rsidRPr="003763A3">
        <w:rPr>
          <w:lang w:val="en-GB"/>
        </w:rPr>
        <w:t> </w:t>
      </w:r>
    </w:p>
    <w:p w14:paraId="4A74C69F" w14:textId="77777777" w:rsidR="00BA5C38" w:rsidRPr="006B7AFD" w:rsidRDefault="00BA5C38" w:rsidP="00BA5C38">
      <w:pPr>
        <w:pStyle w:val="Heading2"/>
        <w:numPr>
          <w:ilvl w:val="1"/>
          <w:numId w:val="25"/>
        </w:numPr>
        <w:tabs>
          <w:tab w:val="num" w:pos="18pt"/>
        </w:tabs>
        <w:ind w:start="14.40pt" w:hanging="14.40pt"/>
        <w:rPr>
          <w:i w:val="0"/>
          <w:iCs w:val="0"/>
          <w:lang w:val="en-GB"/>
        </w:rPr>
      </w:pPr>
      <w:r>
        <w:rPr>
          <w:i w:val="0"/>
          <w:iCs w:val="0"/>
          <w:lang w:val="en-GB"/>
        </w:rPr>
        <w:t xml:space="preserve">We discuss the </w:t>
      </w:r>
      <w:r w:rsidRPr="006B7AFD">
        <w:rPr>
          <w:i w:val="0"/>
          <w:iCs w:val="0"/>
          <w:lang w:val="en-GB"/>
        </w:rPr>
        <w:t>exponential growth</w:t>
      </w:r>
      <w:r>
        <w:rPr>
          <w:i w:val="0"/>
          <w:iCs w:val="0"/>
          <w:lang w:val="en-GB"/>
        </w:rPr>
        <w:t xml:space="preserve"> of</w:t>
      </w:r>
      <w:r w:rsidRPr="006B7AFD">
        <w:rPr>
          <w:i w:val="0"/>
          <w:iCs w:val="0"/>
          <w:lang w:val="en-GB"/>
        </w:rPr>
        <w:t xml:space="preserve"> NFTs in usage and deployment</w:t>
      </w:r>
      <w:r>
        <w:rPr>
          <w:i w:val="0"/>
          <w:iCs w:val="0"/>
          <w:lang w:val="en-GB"/>
        </w:rPr>
        <w:t xml:space="preserve"> since its creation.</w:t>
      </w:r>
    </w:p>
    <w:p w14:paraId="7CF49AA0" w14:textId="77777777" w:rsidR="00BA5C38" w:rsidRPr="006B7AFD" w:rsidRDefault="00BA5C38" w:rsidP="00BA5C38">
      <w:pPr>
        <w:pStyle w:val="Heading2"/>
        <w:numPr>
          <w:ilvl w:val="1"/>
          <w:numId w:val="25"/>
        </w:numPr>
        <w:tabs>
          <w:tab w:val="num" w:pos="18pt"/>
        </w:tabs>
        <w:ind w:start="14.40pt" w:hanging="14.40pt"/>
        <w:rPr>
          <w:i w:val="0"/>
          <w:iCs w:val="0"/>
          <w:lang w:val="en-GB"/>
        </w:rPr>
      </w:pPr>
      <w:r>
        <w:rPr>
          <w:i w:val="0"/>
          <w:iCs w:val="0"/>
          <w:lang w:val="en-GB"/>
        </w:rPr>
        <w:t>We explore the n</w:t>
      </w:r>
      <w:r w:rsidRPr="006B7AFD">
        <w:rPr>
          <w:i w:val="0"/>
          <w:iCs w:val="0"/>
          <w:lang w:val="en-GB"/>
        </w:rPr>
        <w:t xml:space="preserve">umerous applications of NFT </w:t>
      </w:r>
      <w:r>
        <w:rPr>
          <w:i w:val="0"/>
          <w:iCs w:val="0"/>
          <w:lang w:val="en-GB"/>
        </w:rPr>
        <w:t xml:space="preserve">that </w:t>
      </w:r>
      <w:r w:rsidRPr="006B7AFD">
        <w:rPr>
          <w:i w:val="0"/>
          <w:iCs w:val="0"/>
          <w:lang w:val="en-GB"/>
        </w:rPr>
        <w:t>exist across various domains.</w:t>
      </w:r>
    </w:p>
    <w:p w14:paraId="5C2D733F" w14:textId="3214CA6D" w:rsidR="006F6D3D" w:rsidRDefault="00BA5C38" w:rsidP="00BA5C38">
      <w:pPr>
        <w:jc w:val="start"/>
        <w:rPr>
          <w:lang w:val="en-GB"/>
        </w:rPr>
      </w:pPr>
      <w:r>
        <w:rPr>
          <w:lang w:val="en-GB"/>
        </w:rPr>
        <w:t>We present the challenges of NFTs in</w:t>
      </w:r>
      <w:r w:rsidRPr="006B7AFD">
        <w:rPr>
          <w:lang w:val="en-GB"/>
        </w:rPr>
        <w:t xml:space="preserve"> </w:t>
      </w:r>
      <w:r>
        <w:rPr>
          <w:lang w:val="en-GB"/>
        </w:rPr>
        <w:t>the current technologies and legal atmosphere.</w:t>
      </w:r>
    </w:p>
    <w:p w14:paraId="62A672CA" w14:textId="77777777" w:rsidR="00BA5C38" w:rsidRDefault="00BA5C38" w:rsidP="00BA5C38">
      <w:pPr>
        <w:jc w:val="start"/>
        <w:rPr>
          <w:lang w:val="en-GB"/>
        </w:rPr>
      </w:pPr>
    </w:p>
    <w:p w14:paraId="470EFE26" w14:textId="6FDA65F2" w:rsidR="00BA5C38" w:rsidRDefault="00BA5C38" w:rsidP="00A752C4">
      <w:pPr>
        <w:pStyle w:val="Heading2"/>
      </w:pPr>
      <w:r>
        <w:t>Non-Fungible Tokens (NFT) – A Primer</w:t>
      </w:r>
      <w:r w:rsidRPr="00D632BE">
        <w:t xml:space="preserve"> </w:t>
      </w:r>
    </w:p>
    <w:p w14:paraId="2538D28B" w14:textId="77777777" w:rsidR="00BA5C38" w:rsidRPr="008019CF" w:rsidRDefault="00BA5C38" w:rsidP="00BA5C38"/>
    <w:p w14:paraId="0FF1F711" w14:textId="77777777" w:rsidR="00BA5C38" w:rsidRDefault="00BA5C38">
      <w:pPr>
        <w:ind w:firstLine="14.40pt"/>
        <w:jc w:val="both"/>
        <w:rPr>
          <w:lang w:val="en-GB"/>
        </w:rPr>
        <w:pPrChange w:id="48" w:author="Tanmya Rampal" w:date="2023-04-02T17:28:00Z">
          <w:pPr>
            <w:jc w:val="both"/>
          </w:pPr>
        </w:pPrChange>
      </w:pPr>
      <w:del w:id="49" w:author="Tanmya Rampal" w:date="2023-04-02T17:28:00Z">
        <w:r w:rsidRPr="008019CF" w:rsidDel="00E24330">
          <w:rPr>
            <w:lang w:val="en-GB"/>
          </w:rPr>
          <w:delText> </w:delText>
        </w:r>
      </w:del>
      <w:r w:rsidRPr="00D21014">
        <w:rPr>
          <w:lang w:val="en-GB"/>
        </w:rPr>
        <w:t xml:space="preserve">This section provides an </w:t>
      </w:r>
      <w:r>
        <w:rPr>
          <w:lang w:val="en-GB"/>
        </w:rPr>
        <w:t>overview</w:t>
      </w:r>
      <w:r w:rsidRPr="00D21014">
        <w:rPr>
          <w:lang w:val="en-GB"/>
        </w:rPr>
        <w:t xml:space="preserve"> </w:t>
      </w:r>
      <w:r>
        <w:rPr>
          <w:lang w:val="en-GB"/>
        </w:rPr>
        <w:t>of</w:t>
      </w:r>
      <w:r w:rsidRPr="00D21014">
        <w:rPr>
          <w:lang w:val="en-GB"/>
        </w:rPr>
        <w:t xml:space="preserve"> NFTs</w:t>
      </w:r>
      <w:r>
        <w:rPr>
          <w:lang w:val="en-GB"/>
        </w:rPr>
        <w:t xml:space="preserve">, </w:t>
      </w:r>
      <w:r w:rsidRPr="00D21014">
        <w:rPr>
          <w:lang w:val="en-GB"/>
        </w:rPr>
        <w:t xml:space="preserve">the technologies associated with </w:t>
      </w:r>
      <w:r>
        <w:rPr>
          <w:lang w:val="en-GB"/>
        </w:rPr>
        <w:t>it</w:t>
      </w:r>
      <w:r w:rsidRPr="00D21014">
        <w:rPr>
          <w:lang w:val="en-GB"/>
        </w:rPr>
        <w:t xml:space="preserve">, </w:t>
      </w:r>
      <w:r>
        <w:rPr>
          <w:lang w:val="en-GB"/>
        </w:rPr>
        <w:t>and some</w:t>
      </w:r>
      <w:r w:rsidRPr="00D21014">
        <w:rPr>
          <w:lang w:val="en-GB"/>
        </w:rPr>
        <w:t xml:space="preserve"> insight into how NFT marketplaces are developing.</w:t>
      </w:r>
    </w:p>
    <w:p w14:paraId="509FEF1D" w14:textId="77777777" w:rsidR="00BA5C38" w:rsidRPr="008019CF" w:rsidRDefault="00BA5C38" w:rsidP="00BA5C38">
      <w:pPr>
        <w:jc w:val="both"/>
      </w:pPr>
    </w:p>
    <w:p w14:paraId="22A4FE42" w14:textId="77777777" w:rsidR="00BA5C38" w:rsidRPr="008019CF" w:rsidRDefault="00BA5C38" w:rsidP="00BA5C38">
      <w:pPr>
        <w:autoSpaceDE w:val="0"/>
        <w:autoSpaceDN w:val="0"/>
        <w:adjustRightInd w:val="0"/>
        <w:jc w:val="both"/>
        <w:rPr>
          <w:i/>
          <w:iCs/>
          <w:lang w:val="en-GB"/>
        </w:rPr>
      </w:pPr>
      <w:r w:rsidRPr="008019CF">
        <w:rPr>
          <w:i/>
          <w:iCs/>
          <w:lang w:val="en-GB"/>
        </w:rPr>
        <w:t>A.</w:t>
      </w:r>
      <w:r>
        <w:rPr>
          <w:i/>
          <w:iCs/>
          <w:lang w:val="en-GB"/>
        </w:rPr>
        <w:t xml:space="preserve"> </w:t>
      </w:r>
      <w:r w:rsidRPr="008019CF">
        <w:rPr>
          <w:i/>
          <w:iCs/>
          <w:lang w:val="en-GB"/>
        </w:rPr>
        <w:t xml:space="preserve"> Blockchain </w:t>
      </w:r>
    </w:p>
    <w:p w14:paraId="2EBAF1D6" w14:textId="77777777" w:rsidR="00BA5C38" w:rsidRDefault="00BA5C38" w:rsidP="00BA5C38">
      <w:pPr>
        <w:autoSpaceDE w:val="0"/>
        <w:autoSpaceDN w:val="0"/>
        <w:adjustRightInd w:val="0"/>
        <w:jc w:val="both"/>
        <w:rPr>
          <w:lang w:val="en-GB"/>
        </w:rPr>
      </w:pPr>
    </w:p>
    <w:p w14:paraId="37DA3BDC" w14:textId="77777777" w:rsidR="00443359" w:rsidRDefault="00E24330" w:rsidP="00E24330">
      <w:pPr>
        <w:autoSpaceDE w:val="0"/>
        <w:autoSpaceDN w:val="0"/>
        <w:adjustRightInd w:val="0"/>
        <w:jc w:val="both"/>
        <w:rPr>
          <w:ins w:id="50" w:author="Tanmya Rampal" w:date="2023-04-02T17:28:00Z"/>
          <w:lang w:val="en-GB"/>
        </w:rPr>
      </w:pPr>
      <w:ins w:id="51" w:author="Tanmya Rampal" w:date="2023-04-02T17:28:00Z">
        <w:r>
          <w:rPr>
            <w:lang w:val="en-GB"/>
          </w:rPr>
          <w:t xml:space="preserve">    </w:t>
        </w:r>
        <w:r w:rsidR="00443359">
          <w:rPr>
            <w:lang w:val="en-GB"/>
          </w:rPr>
          <w:t xml:space="preserve"> </w:t>
        </w:r>
      </w:ins>
      <w:r w:rsidR="00BA5C38" w:rsidRPr="00D21014">
        <w:rPr>
          <w:lang w:val="en-GB"/>
        </w:rPr>
        <w:t>Blockchain is a decentralized digital ledger that can be accessed by multiple computers without the need for a central authority to operate. Blockchain technology was pioneered by Bitcoin in 2009, and other industries have since adopted it for various uses. Financial services have been particularly drawn to blockchain due to their difficulty</w:t>
      </w:r>
      <w:r w:rsidR="00BA5C38">
        <w:rPr>
          <w:lang w:val="en-GB"/>
        </w:rPr>
        <w:t xml:space="preserve"> in</w:t>
      </w:r>
      <w:r w:rsidR="00BA5C38" w:rsidRPr="00D21014">
        <w:rPr>
          <w:lang w:val="en-GB"/>
        </w:rPr>
        <w:t xml:space="preserve"> tracing asset ownership, making them prime candidates for the adoption of this ground</w:t>
      </w:r>
      <w:r w:rsidR="00BA5C38">
        <w:rPr>
          <w:lang w:val="en-GB"/>
        </w:rPr>
        <w:t>-</w:t>
      </w:r>
      <w:r w:rsidR="00BA5C38" w:rsidRPr="00D21014">
        <w:rPr>
          <w:lang w:val="en-GB"/>
        </w:rPr>
        <w:t xml:space="preserve">breaking technique. Blockchain works by building a digital ledger from data packages known as </w:t>
      </w:r>
      <w:r w:rsidR="00BA5C38" w:rsidRPr="00D21014">
        <w:rPr>
          <w:lang w:val="en-GB"/>
        </w:rPr>
        <w:t xml:space="preserve">"blocks." These blocks can be cryptographically interconnected to form complete digital ledgers when more are added. </w:t>
      </w:r>
    </w:p>
    <w:p w14:paraId="54DC59A3" w14:textId="523EE422" w:rsidR="00BA5C38" w:rsidRDefault="00443359" w:rsidP="00443359">
      <w:pPr>
        <w:autoSpaceDE w:val="0"/>
        <w:autoSpaceDN w:val="0"/>
        <w:adjustRightInd w:val="0"/>
        <w:jc w:val="both"/>
        <w:rPr>
          <w:lang w:val="en-GB"/>
        </w:rPr>
      </w:pPr>
      <w:ins w:id="52" w:author="Tanmya Rampal" w:date="2023-04-02T17:28:00Z">
        <w:r>
          <w:rPr>
            <w:lang w:val="en-GB"/>
          </w:rPr>
          <w:t xml:space="preserve">     </w:t>
        </w:r>
      </w:ins>
      <w:r w:rsidR="00BA5C38" w:rsidRPr="00D21014">
        <w:rPr>
          <w:lang w:val="en-GB"/>
        </w:rPr>
        <w:t>Unique hash values are used to detect fraudulent modifications of blocks. This technology safeguards the confidentiality and integrity of blockchain transactions. Blockchain's decentralized structure permits transparent viewing of all transactions. This technology has potential applications in finance and security, as well as IoT and smart contracts.</w:t>
      </w:r>
      <w:r w:rsidR="00A52753">
        <w:rPr>
          <w:lang w:val="en-GB"/>
        </w:rPr>
        <w:t>[7]</w:t>
      </w:r>
    </w:p>
    <w:p w14:paraId="24679337" w14:textId="77777777" w:rsidR="00BA5C38" w:rsidRDefault="00BA5C38" w:rsidP="00BA5C38">
      <w:pPr>
        <w:autoSpaceDE w:val="0"/>
        <w:autoSpaceDN w:val="0"/>
        <w:adjustRightInd w:val="0"/>
        <w:jc w:val="both"/>
        <w:rPr>
          <w:lang w:val="en-GB"/>
        </w:rPr>
      </w:pPr>
    </w:p>
    <w:p w14:paraId="34876605" w14:textId="77777777" w:rsidR="00BA5C38" w:rsidRDefault="00BA5C38" w:rsidP="00BA5C38">
      <w:pPr>
        <w:autoSpaceDE w:val="0"/>
        <w:autoSpaceDN w:val="0"/>
        <w:adjustRightInd w:val="0"/>
        <w:jc w:val="both"/>
        <w:rPr>
          <w:lang w:val="en-GB"/>
        </w:rPr>
      </w:pPr>
      <w:r w:rsidRPr="003763A3">
        <w:rPr>
          <w:lang w:val="en-GB"/>
        </w:rPr>
        <w:t>The following are the primary properties of NFTs:</w:t>
      </w:r>
    </w:p>
    <w:p w14:paraId="49619AC4" w14:textId="77777777" w:rsidR="00BA5C38" w:rsidRPr="003763A3" w:rsidRDefault="00BA5C38" w:rsidP="00BA5C38">
      <w:pPr>
        <w:autoSpaceDE w:val="0"/>
        <w:autoSpaceDN w:val="0"/>
        <w:adjustRightInd w:val="0"/>
        <w:jc w:val="both"/>
        <w:rPr>
          <w:lang w:val="en-GB"/>
        </w:rPr>
      </w:pPr>
    </w:p>
    <w:p w14:paraId="407B3FF3" w14:textId="77777777" w:rsidR="00BA5C38" w:rsidRPr="00D21014" w:rsidRDefault="00BA5C38" w:rsidP="00BA5C38">
      <w:pPr>
        <w:pStyle w:val="ListParagraph"/>
        <w:numPr>
          <w:ilvl w:val="0"/>
          <w:numId w:val="26"/>
        </w:numPr>
        <w:autoSpaceDE w:val="0"/>
        <w:autoSpaceDN w:val="0"/>
        <w:adjustRightInd w:val="0"/>
        <w:jc w:val="both"/>
        <w:rPr>
          <w:lang w:val="en-GB"/>
        </w:rPr>
      </w:pPr>
      <w:r w:rsidRPr="00D21014">
        <w:rPr>
          <w:lang w:val="en-GB"/>
        </w:rPr>
        <w:t>Uniqueness: NFTs can exist as digital or physical entities and possess unique properties.</w:t>
      </w:r>
    </w:p>
    <w:p w14:paraId="53511296" w14:textId="77777777" w:rsidR="00BA5C38" w:rsidRPr="00D21014" w:rsidRDefault="00BA5C38" w:rsidP="00BA5C38">
      <w:pPr>
        <w:pStyle w:val="ListParagraph"/>
        <w:numPr>
          <w:ilvl w:val="0"/>
          <w:numId w:val="26"/>
        </w:numPr>
        <w:autoSpaceDE w:val="0"/>
        <w:autoSpaceDN w:val="0"/>
        <w:adjustRightInd w:val="0"/>
        <w:jc w:val="both"/>
        <w:rPr>
          <w:lang w:val="en-GB"/>
        </w:rPr>
      </w:pPr>
      <w:r w:rsidRPr="00D21014">
        <w:rPr>
          <w:lang w:val="en-GB"/>
        </w:rPr>
        <w:t>Immutability: This characteristic relies on blockchain security to guarantee that no person has the power to alter, delete or erase recorded data.</w:t>
      </w:r>
    </w:p>
    <w:p w14:paraId="6842DF01" w14:textId="77777777" w:rsidR="00BA5C38" w:rsidRPr="00D21014" w:rsidRDefault="00BA5C38" w:rsidP="00BA5C38">
      <w:pPr>
        <w:pStyle w:val="ListParagraph"/>
        <w:numPr>
          <w:ilvl w:val="0"/>
          <w:numId w:val="26"/>
        </w:numPr>
        <w:autoSpaceDE w:val="0"/>
        <w:autoSpaceDN w:val="0"/>
        <w:adjustRightInd w:val="0"/>
        <w:jc w:val="both"/>
        <w:rPr>
          <w:lang w:val="en-GB"/>
        </w:rPr>
      </w:pPr>
      <w:r w:rsidRPr="00D21014">
        <w:rPr>
          <w:lang w:val="en-GB"/>
        </w:rPr>
        <w:t>Non-interchangeability: NFTs cannot be substituted for another item even if there is high degree of similarity between them, as demonstrated by their designation "NFT".</w:t>
      </w:r>
    </w:p>
    <w:p w14:paraId="68721362" w14:textId="4988F98D" w:rsidR="00BA5C38" w:rsidRDefault="00BA5C38" w:rsidP="00BA5C38">
      <w:pPr>
        <w:autoSpaceDE w:val="0"/>
        <w:autoSpaceDN w:val="0"/>
        <w:adjustRightInd w:val="0"/>
        <w:jc w:val="both"/>
        <w:rPr>
          <w:lang w:val="en-GB"/>
        </w:rPr>
      </w:pPr>
    </w:p>
    <w:p w14:paraId="26DA76A8" w14:textId="77777777" w:rsidR="00AE7ABB" w:rsidRDefault="00AE7ABB" w:rsidP="00BA5C38">
      <w:pPr>
        <w:autoSpaceDE w:val="0"/>
        <w:autoSpaceDN w:val="0"/>
        <w:adjustRightInd w:val="0"/>
        <w:jc w:val="both"/>
        <w:rPr>
          <w:lang w:val="en-GB"/>
        </w:rPr>
      </w:pPr>
    </w:p>
    <w:p w14:paraId="7B5E97A0" w14:textId="77777777" w:rsidR="00BA5C38" w:rsidRPr="008019CF" w:rsidRDefault="00BA5C38" w:rsidP="00BA5C38">
      <w:pPr>
        <w:autoSpaceDE w:val="0"/>
        <w:autoSpaceDN w:val="0"/>
        <w:adjustRightInd w:val="0"/>
        <w:jc w:val="both"/>
        <w:rPr>
          <w:i/>
          <w:iCs/>
          <w:lang w:val="en-GB"/>
        </w:rPr>
      </w:pPr>
      <w:r w:rsidRPr="008019CF">
        <w:rPr>
          <w:i/>
          <w:iCs/>
          <w:lang w:val="en-GB"/>
        </w:rPr>
        <w:t>B.</w:t>
      </w:r>
      <w:r>
        <w:rPr>
          <w:i/>
          <w:iCs/>
          <w:lang w:val="en-GB"/>
        </w:rPr>
        <w:t xml:space="preserve"> </w:t>
      </w:r>
      <w:r w:rsidRPr="008019CF">
        <w:rPr>
          <w:i/>
          <w:iCs/>
          <w:lang w:val="en-GB"/>
        </w:rPr>
        <w:t xml:space="preserve"> NFT Marketplace (Buying and selling NFTs)</w:t>
      </w:r>
    </w:p>
    <w:p w14:paraId="76EBCD15" w14:textId="77777777" w:rsidR="00BA5C38" w:rsidRDefault="00BA5C38" w:rsidP="00BA5C38">
      <w:pPr>
        <w:autoSpaceDE w:val="0"/>
        <w:autoSpaceDN w:val="0"/>
        <w:adjustRightInd w:val="0"/>
        <w:jc w:val="both"/>
        <w:rPr>
          <w:lang w:val="en-GB"/>
        </w:rPr>
      </w:pPr>
    </w:p>
    <w:p w14:paraId="4F27977D" w14:textId="73F3D09E" w:rsidR="00BA5C38" w:rsidRDefault="00BA5C38" w:rsidP="00BA5C38">
      <w:pPr>
        <w:autoSpaceDE w:val="0"/>
        <w:autoSpaceDN w:val="0"/>
        <w:adjustRightInd w:val="0"/>
        <w:jc w:val="both"/>
        <w:rPr>
          <w:lang w:val="en-GB"/>
        </w:rPr>
      </w:pPr>
      <w:r w:rsidRPr="00D21014">
        <w:rPr>
          <w:lang w:val="en-GB"/>
        </w:rPr>
        <w:t>NFTs are digital assets created and issued as tokens within seconds. This works similarly to how coins made of metal are struck and then circulated. With NFTs, digital art can be represented as an NFT, traded on the market, and its ownership tracked throughout every step of production. NFT sales experienced a meteoric rise in the second quarter of 2020 when an NFT artwork sold for USD 69 million. Overall, 2020 NFT sales totalled USD 2.5 billion - an indication of rapid expansion - and this number increased substantially during the first six months of 2021 to USD 10 billion. NFT trading volume stands at $4 billion while the entire cryptocurrency market trades at USD 341 billion. Many online platforms allow people to buy or sell NFTs; however, some are more popular than others.</w:t>
      </w:r>
      <w:r w:rsidR="00A52753">
        <w:rPr>
          <w:lang w:val="en-GB"/>
        </w:rPr>
        <w:t>[11]</w:t>
      </w:r>
    </w:p>
    <w:p w14:paraId="3CEB6FCD" w14:textId="77777777" w:rsidR="00BA5C38" w:rsidRDefault="00BA5C38" w:rsidP="00BA5C38">
      <w:pPr>
        <w:autoSpaceDE w:val="0"/>
        <w:autoSpaceDN w:val="0"/>
        <w:adjustRightInd w:val="0"/>
        <w:jc w:val="both"/>
        <w:rPr>
          <w:lang w:val="en-GB"/>
        </w:rPr>
      </w:pPr>
    </w:p>
    <w:p w14:paraId="2F2CD9B3" w14:textId="77777777" w:rsidR="00BA5C38" w:rsidRPr="00873A15" w:rsidRDefault="00BA5C38" w:rsidP="00BA5C38">
      <w:pPr>
        <w:autoSpaceDE w:val="0"/>
        <w:autoSpaceDN w:val="0"/>
        <w:adjustRightInd w:val="0"/>
        <w:rPr>
          <w:sz w:val="18"/>
          <w:szCs w:val="18"/>
          <w:lang w:val="en-GB"/>
        </w:rPr>
      </w:pPr>
      <w:r w:rsidRPr="008513FD">
        <w:rPr>
          <w:sz w:val="18"/>
          <w:szCs w:val="18"/>
          <w:lang w:val="en-GB"/>
        </w:rPr>
        <w:t xml:space="preserve">Table I. </w:t>
      </w:r>
      <w:r w:rsidRPr="008513FD">
        <w:rPr>
          <w:sz w:val="18"/>
          <w:szCs w:val="18"/>
        </w:rPr>
        <w:t>Top NFT Marketplaces</w:t>
      </w:r>
    </w:p>
    <w:tbl>
      <w:tblPr>
        <w:tblW w:w="0pt" w:type="dxa"/>
        <w:jc w:val="center"/>
        <w:tblBorders>
          <w:top w:val="outset" w:sz="6" w:space="0" w:color="auto"/>
          <w:start w:val="outset" w:sz="6" w:space="0" w:color="auto"/>
          <w:bottom w:val="outset" w:sz="6" w:space="0" w:color="auto"/>
          <w:end w:val="outset" w:sz="6" w:space="0" w:color="auto"/>
        </w:tblBorders>
        <w:shd w:val="clear" w:color="auto" w:fill="FFFFFF"/>
        <w:tblCellMar>
          <w:start w:w="0pt" w:type="dxa"/>
          <w:end w:w="0pt" w:type="dxa"/>
        </w:tblCellMar>
        <w:tblLook w:firstRow="1" w:lastRow="0" w:firstColumn="1" w:lastColumn="0" w:noHBand="0" w:noVBand="1"/>
      </w:tblPr>
      <w:tblGrid>
        <w:gridCol w:w="482"/>
        <w:gridCol w:w="1104"/>
        <w:gridCol w:w="660"/>
      </w:tblGrid>
      <w:tr w:rsidR="00BA5C38" w:rsidRPr="003E350D" w14:paraId="02DC4ED2"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183640"/>
            <w:vAlign w:val="center"/>
            <w:hideMark/>
          </w:tcPr>
          <w:p w14:paraId="66A873C7" w14:textId="77777777" w:rsidR="00BA5C38" w:rsidRPr="003E350D" w:rsidRDefault="00BA5C38" w:rsidP="001C5D9C">
            <w:pPr>
              <w:rPr>
                <w:color w:val="616161"/>
              </w:rPr>
            </w:pPr>
            <w:r w:rsidRPr="003E350D">
              <w:rPr>
                <w:rStyle w:val="Strong"/>
                <w:color w:val="FFFFFF"/>
              </w:rPr>
              <w:t>Rank</w:t>
            </w:r>
          </w:p>
        </w:tc>
        <w:tc>
          <w:tcPr>
            <w:tcW w:w="0pt" w:type="dxa"/>
            <w:tcBorders>
              <w:top w:val="outset" w:sz="6" w:space="0" w:color="auto"/>
              <w:start w:val="outset" w:sz="6" w:space="0" w:color="auto"/>
              <w:bottom w:val="outset" w:sz="6" w:space="0" w:color="auto"/>
              <w:end w:val="outset" w:sz="6" w:space="0" w:color="auto"/>
            </w:tcBorders>
            <w:shd w:val="clear" w:color="auto" w:fill="183640"/>
            <w:vAlign w:val="center"/>
            <w:hideMark/>
          </w:tcPr>
          <w:p w14:paraId="676E8BA2" w14:textId="77777777" w:rsidR="00BA5C38" w:rsidRPr="003E350D" w:rsidRDefault="00BA5C38" w:rsidP="001C5D9C">
            <w:pPr>
              <w:rPr>
                <w:color w:val="616161"/>
              </w:rPr>
            </w:pPr>
            <w:r w:rsidRPr="003E350D">
              <w:rPr>
                <w:rStyle w:val="Strong"/>
                <w:color w:val="FFFFFF"/>
              </w:rPr>
              <w:t>NFT Marketplace</w:t>
            </w:r>
          </w:p>
        </w:tc>
        <w:tc>
          <w:tcPr>
            <w:tcW w:w="0pt" w:type="dxa"/>
            <w:tcBorders>
              <w:top w:val="outset" w:sz="6" w:space="0" w:color="auto"/>
              <w:start w:val="outset" w:sz="6" w:space="0" w:color="auto"/>
              <w:bottom w:val="outset" w:sz="6" w:space="0" w:color="auto"/>
              <w:end w:val="outset" w:sz="6" w:space="0" w:color="auto"/>
            </w:tcBorders>
            <w:shd w:val="clear" w:color="auto" w:fill="183640"/>
            <w:vAlign w:val="center"/>
            <w:hideMark/>
          </w:tcPr>
          <w:p w14:paraId="16EFA6BD" w14:textId="77777777" w:rsidR="00BA5C38" w:rsidRPr="003E350D" w:rsidRDefault="00BA5C38" w:rsidP="001C5D9C">
            <w:pPr>
              <w:rPr>
                <w:color w:val="616161"/>
              </w:rPr>
            </w:pPr>
            <w:r w:rsidRPr="003E350D">
              <w:rPr>
                <w:rStyle w:val="Strong"/>
                <w:color w:val="FFFFFF"/>
              </w:rPr>
              <w:t>Market Share (%)</w:t>
            </w:r>
          </w:p>
        </w:tc>
      </w:tr>
      <w:tr w:rsidR="00BA5C38" w:rsidRPr="003E350D" w14:paraId="26C5D15F"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58C87D91" w14:textId="77777777" w:rsidR="00BA5C38" w:rsidRPr="003E350D" w:rsidRDefault="00BA5C38" w:rsidP="001C5D9C">
            <w:pPr>
              <w:rPr>
                <w:color w:val="616161"/>
              </w:rPr>
            </w:pPr>
            <w:r w:rsidRPr="003E350D">
              <w:rPr>
                <w:color w:val="616161"/>
              </w:rPr>
              <w:t>1</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1E86151F" w14:textId="77777777" w:rsidR="00BA5C38" w:rsidRPr="003E350D" w:rsidRDefault="00BA5C38" w:rsidP="001C5D9C">
            <w:pPr>
              <w:rPr>
                <w:color w:val="616161"/>
              </w:rPr>
            </w:pPr>
            <w:r w:rsidRPr="003E350D">
              <w:rPr>
                <w:color w:val="616161"/>
              </w:rPr>
              <w:t>Blur</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18E510E5" w14:textId="77777777" w:rsidR="00BA5C38" w:rsidRPr="003E350D" w:rsidRDefault="00BA5C38" w:rsidP="001C5D9C">
            <w:pPr>
              <w:rPr>
                <w:color w:val="616161"/>
              </w:rPr>
            </w:pPr>
            <w:r w:rsidRPr="003E350D">
              <w:rPr>
                <w:color w:val="616161"/>
              </w:rPr>
              <w:t>56.80%</w:t>
            </w:r>
          </w:p>
        </w:tc>
      </w:tr>
      <w:tr w:rsidR="00BA5C38" w:rsidRPr="003E350D" w14:paraId="2FA2B712"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0DFDFB7D" w14:textId="77777777" w:rsidR="00BA5C38" w:rsidRPr="003E350D" w:rsidRDefault="00BA5C38" w:rsidP="001C5D9C">
            <w:pPr>
              <w:rPr>
                <w:color w:val="616161"/>
              </w:rPr>
            </w:pPr>
            <w:r w:rsidRPr="003E350D">
              <w:rPr>
                <w:color w:val="616161"/>
              </w:rPr>
              <w:t>2</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63A592F2" w14:textId="77777777" w:rsidR="00BA5C38" w:rsidRPr="003E350D" w:rsidRDefault="00BA5C38" w:rsidP="001C5D9C">
            <w:pPr>
              <w:rPr>
                <w:color w:val="616161"/>
              </w:rPr>
            </w:pPr>
            <w:r w:rsidRPr="003E350D">
              <w:rPr>
                <w:color w:val="616161"/>
              </w:rPr>
              <w:t>OpenSea</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62033204" w14:textId="77777777" w:rsidR="00BA5C38" w:rsidRPr="003E350D" w:rsidRDefault="00BA5C38" w:rsidP="001C5D9C">
            <w:pPr>
              <w:rPr>
                <w:color w:val="616161"/>
              </w:rPr>
            </w:pPr>
            <w:r w:rsidRPr="003E350D">
              <w:rPr>
                <w:color w:val="616161"/>
              </w:rPr>
              <w:t>36.70%</w:t>
            </w:r>
          </w:p>
        </w:tc>
      </w:tr>
      <w:tr w:rsidR="00BA5C38" w:rsidRPr="003E350D" w14:paraId="30614CDD"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1055EB6F" w14:textId="77777777" w:rsidR="00BA5C38" w:rsidRPr="003E350D" w:rsidRDefault="00BA5C38" w:rsidP="001C5D9C">
            <w:pPr>
              <w:rPr>
                <w:color w:val="616161"/>
              </w:rPr>
            </w:pPr>
            <w:r w:rsidRPr="003E350D">
              <w:rPr>
                <w:color w:val="616161"/>
              </w:rPr>
              <w:t>3</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4B35B626" w14:textId="77777777" w:rsidR="00BA5C38" w:rsidRPr="003E350D" w:rsidRDefault="00BA5C38" w:rsidP="001C5D9C">
            <w:pPr>
              <w:rPr>
                <w:color w:val="616161"/>
              </w:rPr>
            </w:pPr>
            <w:r w:rsidRPr="003E350D">
              <w:rPr>
                <w:color w:val="616161"/>
              </w:rPr>
              <w:t>X2Y2</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6699ABD1" w14:textId="77777777" w:rsidR="00BA5C38" w:rsidRPr="003E350D" w:rsidRDefault="00BA5C38" w:rsidP="001C5D9C">
            <w:pPr>
              <w:rPr>
                <w:color w:val="616161"/>
              </w:rPr>
            </w:pPr>
            <w:r w:rsidRPr="003E350D">
              <w:rPr>
                <w:color w:val="616161"/>
              </w:rPr>
              <w:t>2.60%</w:t>
            </w:r>
          </w:p>
        </w:tc>
      </w:tr>
      <w:tr w:rsidR="00BA5C38" w:rsidRPr="003E350D" w14:paraId="18EEC30C"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1FCE8F42" w14:textId="77777777" w:rsidR="00BA5C38" w:rsidRPr="003E350D" w:rsidRDefault="00BA5C38" w:rsidP="001C5D9C">
            <w:pPr>
              <w:rPr>
                <w:color w:val="616161"/>
              </w:rPr>
            </w:pPr>
            <w:r w:rsidRPr="003E350D">
              <w:rPr>
                <w:color w:val="616161"/>
              </w:rPr>
              <w:t>4</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525A89B4" w14:textId="77777777" w:rsidR="00BA5C38" w:rsidRPr="003E350D" w:rsidRDefault="00BA5C38" w:rsidP="001C5D9C">
            <w:pPr>
              <w:rPr>
                <w:color w:val="616161"/>
              </w:rPr>
            </w:pPr>
            <w:r w:rsidRPr="003E350D">
              <w:rPr>
                <w:color w:val="616161"/>
              </w:rPr>
              <w:t>Magic Eden</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7661971A" w14:textId="77777777" w:rsidR="00BA5C38" w:rsidRPr="003E350D" w:rsidRDefault="00BA5C38" w:rsidP="001C5D9C">
            <w:pPr>
              <w:rPr>
                <w:color w:val="616161"/>
              </w:rPr>
            </w:pPr>
            <w:r w:rsidRPr="003E350D">
              <w:rPr>
                <w:color w:val="616161"/>
              </w:rPr>
              <w:t>2.10%</w:t>
            </w:r>
          </w:p>
        </w:tc>
      </w:tr>
      <w:tr w:rsidR="00BA5C38" w:rsidRPr="003E350D" w14:paraId="59E99C4E"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1ABD6DEA" w14:textId="77777777" w:rsidR="00BA5C38" w:rsidRPr="003E350D" w:rsidRDefault="00BA5C38" w:rsidP="001C5D9C">
            <w:pPr>
              <w:rPr>
                <w:color w:val="616161"/>
              </w:rPr>
            </w:pPr>
            <w:r w:rsidRPr="003E350D">
              <w:rPr>
                <w:color w:val="616161"/>
              </w:rPr>
              <w:t>5</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702E7994" w14:textId="77777777" w:rsidR="00BA5C38" w:rsidRPr="003E350D" w:rsidRDefault="00BA5C38" w:rsidP="001C5D9C">
            <w:pPr>
              <w:rPr>
                <w:color w:val="616161"/>
              </w:rPr>
            </w:pPr>
            <w:r w:rsidRPr="003E350D">
              <w:rPr>
                <w:color w:val="616161"/>
              </w:rPr>
              <w:t>LooksRare</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41FB1F39" w14:textId="77777777" w:rsidR="00BA5C38" w:rsidRPr="003E350D" w:rsidRDefault="00BA5C38" w:rsidP="001C5D9C">
            <w:pPr>
              <w:rPr>
                <w:color w:val="616161"/>
              </w:rPr>
            </w:pPr>
            <w:r w:rsidRPr="003E350D">
              <w:rPr>
                <w:color w:val="616161"/>
              </w:rPr>
              <w:t>1.00%</w:t>
            </w:r>
          </w:p>
        </w:tc>
      </w:tr>
      <w:tr w:rsidR="00BA5C38" w:rsidRPr="003E350D" w14:paraId="7FC41A83" w14:textId="77777777" w:rsidTr="001C5D9C">
        <w:trPr>
          <w:jc w:val="center"/>
        </w:trPr>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721E4AED" w14:textId="77777777" w:rsidR="00BA5C38" w:rsidRPr="003E350D" w:rsidRDefault="00BA5C38" w:rsidP="001C5D9C">
            <w:pPr>
              <w:rPr>
                <w:color w:val="616161"/>
              </w:rPr>
            </w:pPr>
            <w:r w:rsidRPr="003E350D">
              <w:rPr>
                <w:color w:val="616161"/>
              </w:rPr>
              <w:t>6</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0F2D6A33" w14:textId="77777777" w:rsidR="00BA5C38" w:rsidRPr="003E350D" w:rsidRDefault="00BA5C38" w:rsidP="001C5D9C">
            <w:pPr>
              <w:rPr>
                <w:color w:val="616161"/>
              </w:rPr>
            </w:pPr>
            <w:r w:rsidRPr="003E350D">
              <w:rPr>
                <w:color w:val="616161"/>
              </w:rPr>
              <w:t>CryptoPunks</w:t>
            </w:r>
          </w:p>
        </w:tc>
        <w:tc>
          <w:tcPr>
            <w:tcW w:w="0pt" w:type="dxa"/>
            <w:tcBorders>
              <w:top w:val="outset" w:sz="6" w:space="0" w:color="auto"/>
              <w:start w:val="outset" w:sz="6" w:space="0" w:color="auto"/>
              <w:bottom w:val="outset" w:sz="6" w:space="0" w:color="auto"/>
              <w:end w:val="outset" w:sz="6" w:space="0" w:color="auto"/>
            </w:tcBorders>
            <w:shd w:val="clear" w:color="auto" w:fill="FFFFFF"/>
            <w:vAlign w:val="center"/>
            <w:hideMark/>
          </w:tcPr>
          <w:p w14:paraId="5C4FE2FE" w14:textId="77777777" w:rsidR="00BA5C38" w:rsidRPr="003E350D" w:rsidRDefault="00BA5C38" w:rsidP="001C5D9C">
            <w:pPr>
              <w:rPr>
                <w:color w:val="616161"/>
              </w:rPr>
            </w:pPr>
            <w:r w:rsidRPr="003E350D">
              <w:rPr>
                <w:color w:val="616161"/>
              </w:rPr>
              <w:t>0.80%</w:t>
            </w:r>
          </w:p>
        </w:tc>
      </w:tr>
    </w:tbl>
    <w:p w14:paraId="213A178A" w14:textId="77777777" w:rsidR="00BA5C38" w:rsidRDefault="00BA5C38" w:rsidP="00BA5C38">
      <w:pPr>
        <w:pStyle w:val="Heading1"/>
        <w:numPr>
          <w:ilvl w:val="0"/>
          <w:numId w:val="0"/>
        </w:numPr>
        <w:ind w:start="10.80pt"/>
        <w:jc w:val="both"/>
      </w:pPr>
    </w:p>
    <w:p w14:paraId="4CA5DE07" w14:textId="06A96BD8" w:rsidR="00BA5C38" w:rsidRDefault="00BA5C38" w:rsidP="008D1434">
      <w:pPr>
        <w:pStyle w:val="Heading1"/>
        <w:numPr>
          <w:ilvl w:val="0"/>
          <w:numId w:val="0"/>
        </w:numPr>
        <w:jc w:val="both"/>
      </w:pPr>
      <w:r>
        <w:t>NFT Applications</w:t>
      </w:r>
    </w:p>
    <w:p w14:paraId="43454A98" w14:textId="2781343F" w:rsidR="00BA5C38" w:rsidRPr="00A752C4" w:rsidRDefault="00BA5C38" w:rsidP="00A752C4">
      <w:pPr>
        <w:pStyle w:val="Heading2"/>
        <w:numPr>
          <w:ilvl w:val="1"/>
          <w:numId w:val="30"/>
        </w:numPr>
        <w:rPr>
          <w:lang w:val="en-GB"/>
        </w:rPr>
      </w:pPr>
      <w:r>
        <w:rPr>
          <w:lang w:val="en-GB"/>
        </w:rPr>
        <w:t>Digital Art</w:t>
      </w:r>
    </w:p>
    <w:p w14:paraId="544B8514" w14:textId="767BCAE3" w:rsidR="00BA5C38" w:rsidRDefault="00BA5C38">
      <w:pPr>
        <w:autoSpaceDE w:val="0"/>
        <w:autoSpaceDN w:val="0"/>
        <w:adjustRightInd w:val="0"/>
        <w:ind w:firstLine="21.25pt"/>
        <w:jc w:val="start"/>
        <w:rPr>
          <w:rFonts w:ascii="AppleSystemUIFont" w:hAnsi="AppleSystemUIFont" w:cs="AppleSystemUIFont"/>
          <w:sz w:val="26"/>
          <w:szCs w:val="26"/>
          <w:lang w:val="en-GB"/>
        </w:rPr>
        <w:pPrChange w:id="53" w:author="Tanmya Rampal" w:date="2023-04-02T17:28:00Z">
          <w:pPr>
            <w:autoSpaceDE w:val="0"/>
            <w:autoSpaceDN w:val="0"/>
            <w:adjustRightInd w:val="0"/>
            <w:jc w:val="start"/>
          </w:pPr>
        </w:pPrChange>
      </w:pPr>
      <w:r w:rsidRPr="00321814">
        <w:rPr>
          <w:lang w:val="en-GB"/>
        </w:rPr>
        <w:t xml:space="preserve">Digital art refers to creative content created in digital or virtual mediums such as music and films, </w:t>
      </w:r>
      <w:del w:id="54" w:author="Tanmya Rampal" w:date="2023-04-02T17:21:00Z">
        <w:r w:rsidRPr="00321814" w:rsidDel="00E24330">
          <w:rPr>
            <w:lang w:val="en-GB"/>
          </w:rPr>
          <w:delText>paintings</w:delText>
        </w:r>
      </w:del>
      <w:ins w:id="55" w:author="Tanmya Rampal" w:date="2023-04-02T17:21:00Z">
        <w:r w:rsidR="00E24330" w:rsidRPr="00321814">
          <w:rPr>
            <w:lang w:val="en-GB"/>
          </w:rPr>
          <w:t>paintings,</w:t>
        </w:r>
      </w:ins>
      <w:r w:rsidRPr="00321814">
        <w:rPr>
          <w:lang w:val="en-GB"/>
        </w:rPr>
        <w:t xml:space="preserve"> and images, etc. Artists, </w:t>
      </w:r>
      <w:del w:id="56" w:author="Tanmya Rampal" w:date="2023-04-02T17:21:00Z">
        <w:r w:rsidRPr="00321814" w:rsidDel="00E24330">
          <w:rPr>
            <w:lang w:val="en-GB"/>
          </w:rPr>
          <w:delText>collectors</w:delText>
        </w:r>
      </w:del>
      <w:ins w:id="57" w:author="Tanmya Rampal" w:date="2023-04-02T17:21:00Z">
        <w:r w:rsidR="00E24330" w:rsidRPr="00321814">
          <w:rPr>
            <w:lang w:val="en-GB"/>
          </w:rPr>
          <w:t>collectors,</w:t>
        </w:r>
      </w:ins>
      <w:r w:rsidRPr="00321814">
        <w:rPr>
          <w:lang w:val="en-GB"/>
        </w:rPr>
        <w:t xml:space="preserve"> and enthusiasts buy and sell </w:t>
      </w:r>
      <w:del w:id="58" w:author="Tanmya Rampal" w:date="2023-04-02T17:20:00Z">
        <w:r w:rsidRPr="00321814" w:rsidDel="00E24330">
          <w:rPr>
            <w:lang w:val="en-GB"/>
          </w:rPr>
          <w:delText>it</w:delText>
        </w:r>
        <w:r w:rsidDel="00E24330">
          <w:rPr>
            <w:lang w:val="en-GB"/>
          </w:rPr>
          <w:delText>,</w:delText>
        </w:r>
      </w:del>
      <w:ins w:id="59" w:author="Tanmya Rampal" w:date="2023-04-02T17:20:00Z">
        <w:r w:rsidR="00E24330" w:rsidRPr="00321814">
          <w:rPr>
            <w:lang w:val="en-GB"/>
          </w:rPr>
          <w:t>it</w:t>
        </w:r>
        <w:r w:rsidR="00E24330">
          <w:rPr>
            <w:lang w:val="en-GB"/>
          </w:rPr>
          <w:t>;</w:t>
        </w:r>
      </w:ins>
      <w:r w:rsidRPr="00321814">
        <w:rPr>
          <w:lang w:val="en-GB"/>
        </w:rPr>
        <w:t xml:space="preserve"> </w:t>
      </w:r>
      <w:del w:id="60" w:author="Tanmya Rampal" w:date="2023-04-02T17:20:00Z">
        <w:r w:rsidRPr="00321814" w:rsidDel="00E24330">
          <w:rPr>
            <w:lang w:val="en-GB"/>
          </w:rPr>
          <w:delText>however</w:delText>
        </w:r>
      </w:del>
      <w:ins w:id="61" w:author="Tanmya Rampal" w:date="2023-04-02T17:20:00Z">
        <w:r w:rsidR="00E24330" w:rsidRPr="00321814">
          <w:rPr>
            <w:lang w:val="en-GB"/>
          </w:rPr>
          <w:t>however,</w:t>
        </w:r>
      </w:ins>
      <w:r w:rsidRPr="00321814">
        <w:rPr>
          <w:lang w:val="en-GB"/>
        </w:rPr>
        <w:t xml:space="preserve"> it remains vulnerable to theft and </w:t>
      </w:r>
      <w:r w:rsidRPr="00321814">
        <w:rPr>
          <w:lang w:val="en-GB"/>
        </w:rPr>
        <w:lastRenderedPageBreak/>
        <w:t>counterfeiting. Digital art utilizes NFTs to generate a unique hash that sets each piece apart from others</w:t>
      </w:r>
      <w:r>
        <w:rPr>
          <w:lang w:val="en-GB"/>
        </w:rPr>
        <w:t>.</w:t>
      </w:r>
      <w:r w:rsidRPr="00321814">
        <w:rPr>
          <w:lang w:val="en-GB"/>
        </w:rPr>
        <w:t xml:space="preserve"> </w:t>
      </w:r>
      <w:r>
        <w:rPr>
          <w:lang w:val="en-GB"/>
        </w:rPr>
        <w:t>A</w:t>
      </w:r>
      <w:r w:rsidRPr="00321814">
        <w:rPr>
          <w:lang w:val="en-GB"/>
        </w:rPr>
        <w:t>dditionally, these digital tokens can be signed by artists in order to validate their authenticity.</w:t>
      </w:r>
    </w:p>
    <w:p w14:paraId="797EB1B2" w14:textId="4D60E53A" w:rsidR="00BA5C38" w:rsidRPr="00A752C4" w:rsidRDefault="00BA5C38" w:rsidP="00A752C4">
      <w:pPr>
        <w:pStyle w:val="Heading2"/>
        <w:numPr>
          <w:ilvl w:val="1"/>
          <w:numId w:val="30"/>
        </w:numPr>
        <w:rPr>
          <w:lang w:val="en-GB"/>
        </w:rPr>
      </w:pPr>
      <w:r w:rsidRPr="001B4ED8">
        <w:rPr>
          <w:lang w:val="en-GB"/>
        </w:rPr>
        <w:t>Licenses And Certifications</w:t>
      </w:r>
    </w:p>
    <w:p w14:paraId="0C73F85F" w14:textId="77777777" w:rsidR="00BA5C38" w:rsidRDefault="00BA5C38">
      <w:pPr>
        <w:autoSpaceDE w:val="0"/>
        <w:autoSpaceDN w:val="0"/>
        <w:adjustRightInd w:val="0"/>
        <w:ind w:firstLine="21.25pt"/>
        <w:jc w:val="start"/>
        <w:rPr>
          <w:rFonts w:ascii="AppleSystemUIFont" w:hAnsi="AppleSystemUIFont" w:cs="AppleSystemUIFont"/>
          <w:sz w:val="26"/>
          <w:szCs w:val="26"/>
          <w:lang w:val="en-GB"/>
        </w:rPr>
        <w:pPrChange w:id="62" w:author="Tanmya Rampal" w:date="2023-04-02T17:29:00Z">
          <w:pPr>
            <w:autoSpaceDE w:val="0"/>
            <w:autoSpaceDN w:val="0"/>
            <w:adjustRightInd w:val="0"/>
            <w:jc w:val="start"/>
          </w:pPr>
        </w:pPrChange>
      </w:pPr>
      <w:r w:rsidRPr="00321814">
        <w:rPr>
          <w:lang w:val="en-GB"/>
        </w:rPr>
        <w:t xml:space="preserve">NFTs are an efficient way for companies to verify important documentation, ultimately improving administrative operations. NFTs verify authenticity while relieving the institutes issuing licenses and certificates with less effort. </w:t>
      </w:r>
      <w:r>
        <w:rPr>
          <w:lang w:val="en-GB"/>
        </w:rPr>
        <w:t>Blockchain-based</w:t>
      </w:r>
      <w:r w:rsidRPr="00321814">
        <w:rPr>
          <w:lang w:val="en-GB"/>
        </w:rPr>
        <w:t xml:space="preserve"> issuance makes these documents more resistant to tampering which reduces the chance of fraudulent documents being discovered.</w:t>
      </w:r>
    </w:p>
    <w:p w14:paraId="61813C3C" w14:textId="1043EB18" w:rsidR="00BA5C38" w:rsidRPr="00A752C4" w:rsidRDefault="00BA5C38" w:rsidP="00A752C4">
      <w:pPr>
        <w:pStyle w:val="Heading2"/>
        <w:numPr>
          <w:ilvl w:val="1"/>
          <w:numId w:val="30"/>
        </w:numPr>
        <w:rPr>
          <w:lang w:val="en-GB"/>
        </w:rPr>
      </w:pPr>
      <w:r>
        <w:rPr>
          <w:lang w:val="en-GB"/>
        </w:rPr>
        <w:t>Boosting Gaming Potential</w:t>
      </w:r>
    </w:p>
    <w:p w14:paraId="35F0B2C6" w14:textId="77777777" w:rsidR="00BA5C38" w:rsidRDefault="00BA5C38">
      <w:pPr>
        <w:autoSpaceDE w:val="0"/>
        <w:autoSpaceDN w:val="0"/>
        <w:adjustRightInd w:val="0"/>
        <w:ind w:firstLine="21.25pt"/>
        <w:jc w:val="start"/>
        <w:rPr>
          <w:lang w:val="en-GB"/>
        </w:rPr>
        <w:pPrChange w:id="63" w:author="Tanmya Rampal" w:date="2023-04-02T17:29:00Z">
          <w:pPr>
            <w:autoSpaceDE w:val="0"/>
            <w:autoSpaceDN w:val="0"/>
            <w:adjustRightInd w:val="0"/>
            <w:jc w:val="start"/>
          </w:pPr>
        </w:pPrChange>
      </w:pPr>
      <w:r w:rsidRPr="00321814">
        <w:rPr>
          <w:lang w:val="en-GB"/>
        </w:rPr>
        <w:t>NFTs have many benefits for gamers and game developers, including providing ownership data for in-game objects, facilitating economic systems within games, and more. Players have the choice to purchase items or objects for their inventory but also have the option to sell them once no longer needed. Players may make money if an item's price increases over time. Ultimately, both developers and gamers benefit from this mutually beneficial process</w:t>
      </w:r>
      <w:r>
        <w:rPr>
          <w:lang w:val="en-GB"/>
        </w:rPr>
        <w:t>.</w:t>
      </w:r>
      <w:r w:rsidRPr="00321814">
        <w:rPr>
          <w:lang w:val="en-GB"/>
        </w:rPr>
        <w:t xml:space="preserve"> </w:t>
      </w:r>
      <w:r>
        <w:rPr>
          <w:lang w:val="en-GB"/>
        </w:rPr>
        <w:t>D</w:t>
      </w:r>
      <w:r w:rsidRPr="00321814">
        <w:rPr>
          <w:lang w:val="en-GB"/>
        </w:rPr>
        <w:t>evelopers earn a royalty each time an NFT hits the market</w:t>
      </w:r>
      <w:r>
        <w:rPr>
          <w:lang w:val="en-GB"/>
        </w:rPr>
        <w:t xml:space="preserve">, </w:t>
      </w:r>
      <w:r w:rsidRPr="00321814">
        <w:rPr>
          <w:lang w:val="en-GB"/>
        </w:rPr>
        <w:t>creating a win-win business model in which both sides reap benefits from using intermediaries like NFT markets.</w:t>
      </w:r>
    </w:p>
    <w:p w14:paraId="6E071BC3" w14:textId="77777777" w:rsidR="00BA5C38" w:rsidRPr="001B4ED8" w:rsidRDefault="00BA5C38" w:rsidP="00BA5C38">
      <w:pPr>
        <w:autoSpaceDE w:val="0"/>
        <w:autoSpaceDN w:val="0"/>
        <w:adjustRightInd w:val="0"/>
        <w:jc w:val="start"/>
        <w:rPr>
          <w:lang w:val="en-GB"/>
        </w:rPr>
      </w:pPr>
    </w:p>
    <w:p w14:paraId="01480ED2" w14:textId="36550D6C" w:rsidR="00BA5C38" w:rsidRPr="00A752C4" w:rsidRDefault="00BA5C38" w:rsidP="00A752C4">
      <w:pPr>
        <w:pStyle w:val="Heading2"/>
        <w:numPr>
          <w:ilvl w:val="1"/>
          <w:numId w:val="30"/>
        </w:numPr>
        <w:rPr>
          <w:lang w:val="en-GB"/>
        </w:rPr>
      </w:pPr>
      <w:r>
        <w:rPr>
          <w:lang w:val="en-GB"/>
        </w:rPr>
        <w:t>Sports</w:t>
      </w:r>
    </w:p>
    <w:p w14:paraId="7EA26E07" w14:textId="1FDF1C6A" w:rsidR="00BA5C38" w:rsidRPr="00BA5C38" w:rsidRDefault="00BA5C38">
      <w:pPr>
        <w:pStyle w:val="Heading2"/>
        <w:numPr>
          <w:ilvl w:val="0"/>
          <w:numId w:val="0"/>
        </w:numPr>
        <w:ind w:firstLine="14.40pt"/>
        <w:jc w:val="both"/>
        <w:rPr>
          <w:i w:val="0"/>
          <w:iCs w:val="0"/>
          <w:lang w:val="en-GB"/>
        </w:rPr>
        <w:pPrChange w:id="64" w:author="Tanmya Rampal" w:date="2023-04-02T17:29:00Z">
          <w:pPr>
            <w:pStyle w:val="Heading2"/>
            <w:numPr>
              <w:ilvl w:val="0"/>
              <w:numId w:val="0"/>
            </w:numPr>
            <w:tabs>
              <w:tab w:val="clear" w:pos="14.40pt"/>
            </w:tabs>
            <w:ind w:start="0pt" w:firstLine="0pt"/>
            <w:jc w:val="both"/>
          </w:pPr>
        </w:pPrChange>
      </w:pPr>
      <w:r w:rsidRPr="00321814">
        <w:rPr>
          <w:i w:val="0"/>
          <w:iCs w:val="0"/>
          <w:lang w:val="en-GB"/>
        </w:rPr>
        <w:t>NFTs have become a must-have in the sports industry. Within a short time, boxing, basketball and baseball had become three of the top sports with expensive NFTs - released by Golden State Warriors - who became America's first American sports team. NFTs enable complete transparency; for example, an NBA card can now be digitally tracked via ranking system to determine its value. Moreover, NFTs provide fans with new ways to connect with their team while also generating revenue.</w:t>
      </w:r>
      <w:r w:rsidRPr="00BA5C38">
        <w:t xml:space="preserve"> </w:t>
      </w:r>
      <w:r w:rsidR="00A52753">
        <w:t>[</w:t>
      </w:r>
      <w:r w:rsidR="00DF3172">
        <w:t>13</w:t>
      </w:r>
      <w:r w:rsidR="00A52753">
        <w:t>]</w:t>
      </w:r>
    </w:p>
    <w:p w14:paraId="3863FCD4" w14:textId="4B50EB84" w:rsidR="00BA5C38" w:rsidRDefault="00BA5C38" w:rsidP="0029260B">
      <w:pPr>
        <w:pStyle w:val="Heading2"/>
      </w:pPr>
      <w:r>
        <w:t>Metaverse</w:t>
      </w:r>
    </w:p>
    <w:p w14:paraId="6EE71546" w14:textId="77777777" w:rsidR="00BA5C38" w:rsidRPr="00316C50" w:rsidRDefault="00BA5C38" w:rsidP="0029260B">
      <w:pPr>
        <w:pStyle w:val="Heading2"/>
        <w:numPr>
          <w:ilvl w:val="0"/>
          <w:numId w:val="0"/>
        </w:numPr>
        <w:ind w:start="14.40pt" w:hanging="14.40pt"/>
        <w:rPr>
          <w:lang w:val="en-GB"/>
        </w:rPr>
      </w:pPr>
      <w:r>
        <w:rPr>
          <w:lang w:val="en-GB"/>
        </w:rPr>
        <w:t>Overview</w:t>
      </w:r>
    </w:p>
    <w:p w14:paraId="32280A7A" w14:textId="77777777" w:rsidR="00BA5C38" w:rsidRDefault="00BA5C38" w:rsidP="00BA5C38">
      <w:pPr>
        <w:jc w:val="both"/>
      </w:pPr>
    </w:p>
    <w:p w14:paraId="4526C176" w14:textId="2D9D617D" w:rsidR="00BA5C38" w:rsidRDefault="00BA5C38">
      <w:pPr>
        <w:ind w:firstLine="14.40pt"/>
        <w:jc w:val="both"/>
        <w:rPr>
          <w:spacing w:val="-1"/>
          <w:lang w:val="en-GB" w:eastAsia="x-none"/>
        </w:rPr>
        <w:pPrChange w:id="65" w:author="Tanmya Rampal" w:date="2023-04-02T17:29:00Z">
          <w:pPr>
            <w:jc w:val="both"/>
          </w:pPr>
        </w:pPrChange>
      </w:pPr>
      <w:r w:rsidRPr="00321814">
        <w:rPr>
          <w:spacing w:val="-1"/>
          <w:lang w:val="en-GB" w:eastAsia="x-none"/>
        </w:rPr>
        <w:t>Metaverse refers to a digital world powered by virtual reality technology. It allows individuals to engage with other users and computer-generated environments. Crypto metaverses offer immense potential</w:t>
      </w:r>
      <w:r>
        <w:rPr>
          <w:spacing w:val="-1"/>
          <w:lang w:val="en-GB" w:eastAsia="x-none"/>
        </w:rPr>
        <w:t xml:space="preserve"> and</w:t>
      </w:r>
      <w:r w:rsidRPr="00321814">
        <w:rPr>
          <w:spacing w:val="-1"/>
          <w:lang w:val="en-GB" w:eastAsia="x-none"/>
        </w:rPr>
        <w:t xml:space="preserve"> their blockchain architecture makes it possible to trade virtual items for real economic value. Mark Zuckerberg's announcement of Facebook Meta reignited enthusiasm for the metaverse</w:t>
      </w:r>
      <w:r>
        <w:rPr>
          <w:spacing w:val="-1"/>
          <w:lang w:val="en-GB" w:eastAsia="x-none"/>
        </w:rPr>
        <w:t xml:space="preserve"> and</w:t>
      </w:r>
      <w:r w:rsidRPr="00321814">
        <w:rPr>
          <w:spacing w:val="-1"/>
          <w:lang w:val="en-GB" w:eastAsia="x-none"/>
        </w:rPr>
        <w:t xml:space="preserve"> its value reached </w:t>
      </w:r>
      <w:r>
        <w:rPr>
          <w:spacing w:val="-1"/>
          <w:lang w:val="en-GB" w:eastAsia="x-none"/>
        </w:rPr>
        <w:t>high records</w:t>
      </w:r>
      <w:r w:rsidRPr="00321814">
        <w:rPr>
          <w:spacing w:val="-1"/>
          <w:lang w:val="en-GB" w:eastAsia="x-none"/>
        </w:rPr>
        <w:t xml:space="preserve"> in November 2021. Although Zuckerberg's announcement may have spurred investors' interest in these virtual world initiatives, Microsoft also contributed by hosting an </w:t>
      </w:r>
      <w:r>
        <w:rPr>
          <w:spacing w:val="-1"/>
          <w:lang w:val="en-GB" w:eastAsia="x-none"/>
        </w:rPr>
        <w:t>i</w:t>
      </w:r>
      <w:r w:rsidRPr="00321814">
        <w:rPr>
          <w:spacing w:val="-1"/>
          <w:lang w:val="en-GB" w:eastAsia="x-none"/>
        </w:rPr>
        <w:t>gnite even</w:t>
      </w:r>
      <w:r>
        <w:rPr>
          <w:spacing w:val="-1"/>
          <w:lang w:val="en-GB" w:eastAsia="x-none"/>
        </w:rPr>
        <w:t>t that</w:t>
      </w:r>
      <w:r w:rsidRPr="00321814">
        <w:rPr>
          <w:spacing w:val="-1"/>
          <w:lang w:val="en-GB" w:eastAsia="x-none"/>
        </w:rPr>
        <w:t xml:space="preserve"> showcased their metaverse technology.</w:t>
      </w:r>
      <w:r w:rsidR="00DF3172">
        <w:rPr>
          <w:spacing w:val="-1"/>
          <w:lang w:val="en-GB" w:eastAsia="x-none"/>
        </w:rPr>
        <w:t>[18]</w:t>
      </w:r>
    </w:p>
    <w:p w14:paraId="7AD8AF38" w14:textId="77777777" w:rsidR="00BA5C38" w:rsidRDefault="00BA5C38" w:rsidP="00BA5C38">
      <w:pPr>
        <w:jc w:val="both"/>
        <w:rPr>
          <w:spacing w:val="-1"/>
          <w:lang w:val="en-GB" w:eastAsia="x-none"/>
        </w:rPr>
      </w:pPr>
    </w:p>
    <w:p w14:paraId="65C6F200" w14:textId="76B7E2EA" w:rsidR="00BA5C38" w:rsidRDefault="0029260B" w:rsidP="0029260B">
      <w:pPr>
        <w:pStyle w:val="Heading2"/>
        <w:numPr>
          <w:ilvl w:val="0"/>
          <w:numId w:val="0"/>
        </w:numPr>
        <w:ind w:start="14.40pt" w:hanging="14.40pt"/>
        <w:rPr>
          <w:lang w:val="en-GB"/>
        </w:rPr>
      </w:pPr>
      <w:r>
        <w:rPr>
          <w:lang w:val="en-GB"/>
        </w:rPr>
        <w:t>1.</w:t>
      </w:r>
      <w:r w:rsidR="00BA5C38" w:rsidRPr="000A4B3B">
        <w:rPr>
          <w:lang w:val="en-GB"/>
        </w:rPr>
        <w:t xml:space="preserve">Applications of NFTs in </w:t>
      </w:r>
      <w:r w:rsidR="00BA5C38">
        <w:rPr>
          <w:lang w:val="en-GB"/>
        </w:rPr>
        <w:t>the M</w:t>
      </w:r>
      <w:r w:rsidR="00BA5C38" w:rsidRPr="000A4B3B">
        <w:rPr>
          <w:lang w:val="en-GB"/>
        </w:rPr>
        <w:t>etaverse</w:t>
      </w:r>
    </w:p>
    <w:p w14:paraId="1C3ED12E" w14:textId="77777777" w:rsidR="00BA5C38" w:rsidRDefault="00BA5C38" w:rsidP="00BA5C38">
      <w:pPr>
        <w:rPr>
          <w:lang w:val="en-GB"/>
        </w:rPr>
      </w:pPr>
    </w:p>
    <w:p w14:paraId="30EB89C2" w14:textId="77777777" w:rsidR="00BA5C38" w:rsidRPr="0044230B" w:rsidRDefault="00BA5C38">
      <w:pPr>
        <w:autoSpaceDE w:val="0"/>
        <w:autoSpaceDN w:val="0"/>
        <w:adjustRightInd w:val="0"/>
        <w:ind w:firstLine="14.40pt"/>
        <w:jc w:val="both"/>
        <w:rPr>
          <w:lang w:val="en-GB"/>
        </w:rPr>
        <w:pPrChange w:id="66" w:author="Tanmya Rampal" w:date="2023-04-02T17:29:00Z">
          <w:pPr>
            <w:autoSpaceDE w:val="0"/>
            <w:autoSpaceDN w:val="0"/>
            <w:adjustRightInd w:val="0"/>
            <w:jc w:val="both"/>
          </w:pPr>
        </w:pPrChange>
      </w:pPr>
      <w:r w:rsidRPr="0044230B">
        <w:rPr>
          <w:lang w:val="en-GB"/>
        </w:rPr>
        <w:t xml:space="preserve">This section of the study investigates how NFTs can be applied to the Metaverse and </w:t>
      </w:r>
      <w:r>
        <w:rPr>
          <w:lang w:val="en-GB"/>
        </w:rPr>
        <w:t>propose</w:t>
      </w:r>
      <w:r w:rsidRPr="0044230B">
        <w:rPr>
          <w:lang w:val="en-GB"/>
        </w:rPr>
        <w:t xml:space="preserve"> new </w:t>
      </w:r>
      <w:r>
        <w:rPr>
          <w:lang w:val="en-GB"/>
        </w:rPr>
        <w:t>use</w:t>
      </w:r>
      <w:r w:rsidRPr="0044230B">
        <w:rPr>
          <w:lang w:val="en-GB"/>
        </w:rPr>
        <w:t xml:space="preserve"> cases.</w:t>
      </w:r>
    </w:p>
    <w:p w14:paraId="5710AC38" w14:textId="77777777" w:rsidR="00BA5C38" w:rsidRPr="0044230B" w:rsidRDefault="00BA5C38" w:rsidP="00BA5C38">
      <w:pPr>
        <w:autoSpaceDE w:val="0"/>
        <w:autoSpaceDN w:val="0"/>
        <w:adjustRightInd w:val="0"/>
        <w:jc w:val="both"/>
        <w:rPr>
          <w:lang w:val="en-GB"/>
        </w:rPr>
      </w:pPr>
    </w:p>
    <w:p w14:paraId="2585AC65" w14:textId="7FCFA6B0" w:rsidR="00BA5C38" w:rsidRPr="00A752C4" w:rsidRDefault="00BA5C38">
      <w:pPr>
        <w:autoSpaceDE w:val="0"/>
        <w:autoSpaceDN w:val="0"/>
        <w:adjustRightInd w:val="0"/>
        <w:ind w:firstLine="14.40pt"/>
        <w:jc w:val="both"/>
        <w:rPr>
          <w:lang w:val="en-GB"/>
        </w:rPr>
        <w:pPrChange w:id="67" w:author="Tanmya Rampal" w:date="2023-04-02T17:29:00Z">
          <w:pPr>
            <w:autoSpaceDE w:val="0"/>
            <w:autoSpaceDN w:val="0"/>
            <w:adjustRightInd w:val="0"/>
            <w:jc w:val="both"/>
          </w:pPr>
        </w:pPrChange>
      </w:pPr>
      <w:r w:rsidRPr="00A752C4">
        <w:rPr>
          <w:lang w:val="en-GB"/>
        </w:rPr>
        <w:t>Identity (Related to Virtual Person): Identity is used in the Metaverse for authentication and must be unique and resistant to fraudulence. These aspects are essential if NFTs are going to serve as identities in this space:</w:t>
      </w:r>
    </w:p>
    <w:p w14:paraId="143373BD" w14:textId="77777777" w:rsidR="00BA5C38" w:rsidRPr="0044230B" w:rsidRDefault="00BA5C38" w:rsidP="00BA5C38">
      <w:pPr>
        <w:autoSpaceDE w:val="0"/>
        <w:autoSpaceDN w:val="0"/>
        <w:adjustRightInd w:val="0"/>
        <w:jc w:val="both"/>
        <w:rPr>
          <w:lang w:val="en-GB"/>
        </w:rPr>
      </w:pPr>
    </w:p>
    <w:p w14:paraId="14EBD35C" w14:textId="77777777" w:rsidR="00BA5C38" w:rsidRPr="006A1DAB" w:rsidRDefault="00BA5C38" w:rsidP="00BA5C38">
      <w:pPr>
        <w:pStyle w:val="ListParagraph"/>
        <w:numPr>
          <w:ilvl w:val="0"/>
          <w:numId w:val="27"/>
        </w:numPr>
        <w:autoSpaceDE w:val="0"/>
        <w:autoSpaceDN w:val="0"/>
        <w:adjustRightInd w:val="0"/>
        <w:jc w:val="both"/>
        <w:rPr>
          <w:lang w:val="en-GB"/>
        </w:rPr>
      </w:pPr>
      <w:r w:rsidRPr="0044230B">
        <w:rPr>
          <w:lang w:val="en-GB"/>
        </w:rPr>
        <w:t xml:space="preserve">Avatars (visual identification): Profile photos require avatars to stand out among thousands of others in order to be recognized in the Metaverse. NFTs give these objects </w:t>
      </w:r>
      <w:r>
        <w:rPr>
          <w:lang w:val="en-GB"/>
        </w:rPr>
        <w:t>the</w:t>
      </w:r>
      <w:r w:rsidRPr="0044230B">
        <w:rPr>
          <w:lang w:val="en-GB"/>
        </w:rPr>
        <w:t xml:space="preserve"> uniqueness that makes them so desirable.</w:t>
      </w:r>
    </w:p>
    <w:p w14:paraId="0A505319" w14:textId="205ABD29" w:rsidR="00A752C4" w:rsidRPr="00A752C4" w:rsidRDefault="00BA5C38" w:rsidP="00A752C4">
      <w:pPr>
        <w:pStyle w:val="ListParagraph"/>
        <w:numPr>
          <w:ilvl w:val="0"/>
          <w:numId w:val="27"/>
        </w:numPr>
        <w:autoSpaceDE w:val="0"/>
        <w:autoSpaceDN w:val="0"/>
        <w:adjustRightInd w:val="0"/>
        <w:jc w:val="both"/>
        <w:rPr>
          <w:lang w:val="en-GB"/>
        </w:rPr>
      </w:pPr>
      <w:r w:rsidRPr="0044230B">
        <w:rPr>
          <w:lang w:val="en-GB"/>
        </w:rPr>
        <w:t>Identity (</w:t>
      </w:r>
      <w:del w:id="68" w:author="Tanmya Rampal" w:date="2023-04-02T17:20:00Z">
        <w:r w:rsidRPr="0044230B" w:rsidDel="00E24330">
          <w:rPr>
            <w:lang w:val="en-GB"/>
          </w:rPr>
          <w:delText>e.g</w:delText>
        </w:r>
        <w:r w:rsidDel="00E24330">
          <w:rPr>
            <w:lang w:val="en-GB"/>
          </w:rPr>
          <w:delText>.</w:delText>
        </w:r>
      </w:del>
      <w:ins w:id="69" w:author="Tanmya Rampal" w:date="2023-04-02T17:20:00Z">
        <w:r w:rsidR="00E24330" w:rsidRPr="0044230B">
          <w:rPr>
            <w:lang w:val="en-GB"/>
          </w:rPr>
          <w:t>e.g</w:t>
        </w:r>
        <w:r w:rsidR="00E24330">
          <w:rPr>
            <w:lang w:val="en-GB"/>
          </w:rPr>
          <w:t>.,</w:t>
        </w:r>
      </w:ins>
      <w:r w:rsidRPr="0044230B">
        <w:rPr>
          <w:lang w:val="en-GB"/>
        </w:rPr>
        <w:t xml:space="preserve"> name): Every entity in the Metaverse, including users and objects, requires a unique identifier. The Metaverse allows users to link their real identities with their NFT-based identities for identity management, access control, and monitoring purposes.</w:t>
      </w:r>
    </w:p>
    <w:p w14:paraId="565CC947" w14:textId="77777777" w:rsidR="00BA5C38" w:rsidRPr="0044230B" w:rsidRDefault="00BA5C38" w:rsidP="00BA5C38">
      <w:pPr>
        <w:pStyle w:val="ListParagraph"/>
        <w:numPr>
          <w:ilvl w:val="0"/>
          <w:numId w:val="27"/>
        </w:numPr>
        <w:autoSpaceDE w:val="0"/>
        <w:autoSpaceDN w:val="0"/>
        <w:adjustRightInd w:val="0"/>
        <w:jc w:val="both"/>
        <w:rPr>
          <w:lang w:val="en-GB"/>
        </w:rPr>
      </w:pPr>
      <w:r w:rsidRPr="0044230B">
        <w:rPr>
          <w:lang w:val="en-GB"/>
        </w:rPr>
        <w:t>Certificate: Metaverse Certificates can be issued to prove ownership and validity. Creating NFT-based certificates for virtual people by Metaverse-based agencies/colleges/academies could make Metaverse-based courses and training more popular.</w:t>
      </w:r>
    </w:p>
    <w:p w14:paraId="40A2961D" w14:textId="5DCFBEAB" w:rsidR="00BA5C38" w:rsidRPr="0044230B" w:rsidRDefault="00BA5C38" w:rsidP="00BA5C38">
      <w:pPr>
        <w:pStyle w:val="ListParagraph"/>
        <w:numPr>
          <w:ilvl w:val="0"/>
          <w:numId w:val="27"/>
        </w:numPr>
        <w:autoSpaceDE w:val="0"/>
        <w:autoSpaceDN w:val="0"/>
        <w:adjustRightInd w:val="0"/>
        <w:jc w:val="both"/>
        <w:rPr>
          <w:lang w:val="en-GB"/>
        </w:rPr>
      </w:pPr>
      <w:r w:rsidRPr="0044230B">
        <w:rPr>
          <w:lang w:val="en-GB"/>
        </w:rPr>
        <w:t xml:space="preserve">Membership: Metaverse-based communities can be formed by connecting NFTs to users' real identities. You have full control over NFTs within these societies, </w:t>
      </w:r>
      <w:del w:id="70" w:author="Tanmya Rampal" w:date="2023-04-02T17:21:00Z">
        <w:r w:rsidRPr="0044230B" w:rsidDel="00E24330">
          <w:rPr>
            <w:lang w:val="en-GB"/>
          </w:rPr>
          <w:delText>groups</w:delText>
        </w:r>
      </w:del>
      <w:ins w:id="71" w:author="Tanmya Rampal" w:date="2023-04-02T17:21:00Z">
        <w:r w:rsidR="00E24330" w:rsidRPr="0044230B">
          <w:rPr>
            <w:lang w:val="en-GB"/>
          </w:rPr>
          <w:t>groups,</w:t>
        </w:r>
      </w:ins>
      <w:r w:rsidRPr="0044230B">
        <w:rPr>
          <w:lang w:val="en-GB"/>
        </w:rPr>
        <w:t xml:space="preserve"> and gatherings in Metaverse instead of having to deal with virtual people.</w:t>
      </w:r>
      <w:r w:rsidR="00DF3172">
        <w:rPr>
          <w:lang w:val="en-GB"/>
        </w:rPr>
        <w:t>[9]</w:t>
      </w:r>
    </w:p>
    <w:p w14:paraId="3865B0E6" w14:textId="77777777" w:rsidR="00BA5C38" w:rsidRPr="0044230B" w:rsidRDefault="00BA5C38" w:rsidP="00BA5C38">
      <w:pPr>
        <w:autoSpaceDE w:val="0"/>
        <w:autoSpaceDN w:val="0"/>
        <w:adjustRightInd w:val="0"/>
        <w:jc w:val="both"/>
        <w:rPr>
          <w:lang w:val="en-GB"/>
        </w:rPr>
      </w:pPr>
    </w:p>
    <w:p w14:paraId="32EFB817" w14:textId="482FBB9D" w:rsidR="0029260B" w:rsidRPr="0029260B" w:rsidRDefault="00BA5C38" w:rsidP="0029260B">
      <w:pPr>
        <w:pStyle w:val="ListParagraph"/>
        <w:numPr>
          <w:ilvl w:val="0"/>
          <w:numId w:val="30"/>
        </w:numPr>
        <w:autoSpaceDE w:val="0"/>
        <w:autoSpaceDN w:val="0"/>
        <w:adjustRightInd w:val="0"/>
        <w:jc w:val="both"/>
        <w:rPr>
          <w:lang w:val="en-GB"/>
        </w:rPr>
      </w:pPr>
      <w:r w:rsidRPr="0029260B">
        <w:rPr>
          <w:lang w:val="en-GB"/>
        </w:rPr>
        <w:t xml:space="preserve">Digital Asset (Related Metaverse-based Assets) </w:t>
      </w:r>
      <w:r w:rsidR="0029260B">
        <w:rPr>
          <w:lang w:val="en-GB"/>
        </w:rPr>
        <w:t>–</w:t>
      </w:r>
      <w:r w:rsidRPr="0029260B">
        <w:rPr>
          <w:lang w:val="en-GB"/>
        </w:rPr>
        <w:t xml:space="preserve"> </w:t>
      </w:r>
    </w:p>
    <w:p w14:paraId="304043A5" w14:textId="07892226" w:rsidR="00BA5C38" w:rsidRPr="00A752C4" w:rsidRDefault="00BA5C38">
      <w:pPr>
        <w:autoSpaceDE w:val="0"/>
        <w:autoSpaceDN w:val="0"/>
        <w:adjustRightInd w:val="0"/>
        <w:ind w:start="18pt" w:firstLine="18pt"/>
        <w:jc w:val="both"/>
        <w:rPr>
          <w:lang w:val="en-GB"/>
        </w:rPr>
        <w:pPrChange w:id="72" w:author="Tanmya Rampal" w:date="2023-04-02T17:29:00Z">
          <w:pPr>
            <w:autoSpaceDE w:val="0"/>
            <w:autoSpaceDN w:val="0"/>
            <w:adjustRightInd w:val="0"/>
            <w:ind w:start="18pt"/>
            <w:jc w:val="both"/>
          </w:pPr>
        </w:pPrChange>
      </w:pPr>
      <w:r w:rsidRPr="00A752C4">
        <w:rPr>
          <w:lang w:val="en-GB"/>
        </w:rPr>
        <w:t>It is critical to protect and represent digital assets that exist only within the Metaverse, without a physical twin. In order to guarantee security and ownership of these digital assets, they should be linked with NFTs:</w:t>
      </w:r>
    </w:p>
    <w:p w14:paraId="2C6FCD7C" w14:textId="77777777" w:rsidR="00BA5C38" w:rsidRPr="0044230B" w:rsidRDefault="00BA5C38" w:rsidP="00BA5C38">
      <w:pPr>
        <w:autoSpaceDE w:val="0"/>
        <w:autoSpaceDN w:val="0"/>
        <w:adjustRightInd w:val="0"/>
        <w:jc w:val="both"/>
        <w:rPr>
          <w:lang w:val="en-GB"/>
        </w:rPr>
      </w:pPr>
    </w:p>
    <w:p w14:paraId="582ADEE5" w14:textId="77777777" w:rsidR="00BA5C38" w:rsidRPr="006A1DAB" w:rsidRDefault="00BA5C38" w:rsidP="00BA5C38">
      <w:pPr>
        <w:pStyle w:val="ListParagraph"/>
        <w:numPr>
          <w:ilvl w:val="0"/>
          <w:numId w:val="28"/>
        </w:numPr>
        <w:autoSpaceDE w:val="0"/>
        <w:autoSpaceDN w:val="0"/>
        <w:adjustRightInd w:val="0"/>
        <w:jc w:val="both"/>
        <w:rPr>
          <w:lang w:val="en-GB"/>
        </w:rPr>
      </w:pPr>
      <w:r w:rsidRPr="0044230B">
        <w:rPr>
          <w:lang w:val="en-GB"/>
        </w:rPr>
        <w:t>Digital Items: In order to assign any digital item in Metaverse to a virtual group or person, an assignation mechanism must be put in place. This enables the creation of virtual people within a Metaverse while also guaranteeing ownership and security for each digital thing within Metaverse. This requirement can be fulfilled by releasing NFTs (Network Function Tokens) onto each digital thing in Metaverse.</w:t>
      </w:r>
    </w:p>
    <w:p w14:paraId="4C8082C7" w14:textId="465B80F7" w:rsidR="00BA5C38" w:rsidRPr="00A752C4" w:rsidRDefault="00BA5C38" w:rsidP="00A752C4">
      <w:pPr>
        <w:pStyle w:val="ListParagraph"/>
        <w:numPr>
          <w:ilvl w:val="0"/>
          <w:numId w:val="28"/>
        </w:numPr>
        <w:autoSpaceDE w:val="0"/>
        <w:autoSpaceDN w:val="0"/>
        <w:adjustRightInd w:val="0"/>
        <w:jc w:val="both"/>
        <w:rPr>
          <w:lang w:val="en-GB"/>
        </w:rPr>
      </w:pPr>
      <w:r w:rsidRPr="0044230B">
        <w:rPr>
          <w:lang w:val="en-GB"/>
        </w:rPr>
        <w:t>Metaverse Land: This trend has drawn the attention of many. NFTs are land documents that can be used to prove ownership, transfer property ownership, and more.</w:t>
      </w:r>
    </w:p>
    <w:p w14:paraId="7925DFAF" w14:textId="77777777" w:rsidR="00BA5C38" w:rsidRPr="0044230B" w:rsidRDefault="00BA5C38" w:rsidP="00BA5C38">
      <w:pPr>
        <w:pStyle w:val="ListParagraph"/>
        <w:numPr>
          <w:ilvl w:val="0"/>
          <w:numId w:val="28"/>
        </w:numPr>
        <w:autoSpaceDE w:val="0"/>
        <w:autoSpaceDN w:val="0"/>
        <w:adjustRightInd w:val="0"/>
        <w:jc w:val="both"/>
        <w:rPr>
          <w:lang w:val="en-GB"/>
        </w:rPr>
      </w:pPr>
      <w:r w:rsidRPr="0044230B">
        <w:rPr>
          <w:lang w:val="en-GB"/>
        </w:rPr>
        <w:t>Virtual Certificates: Metaverse-based certificates serve to demonstrate the skillsets and accomplishments of virtual individuals or their completion of virtual courses. NFTs provide the most reliable option</w:t>
      </w:r>
      <w:r>
        <w:rPr>
          <w:lang w:val="en-GB"/>
        </w:rPr>
        <w:t>s</w:t>
      </w:r>
      <w:r w:rsidRPr="0044230B">
        <w:rPr>
          <w:lang w:val="en-GB"/>
        </w:rPr>
        <w:t xml:space="preserve"> for creating these types of certificates.</w:t>
      </w:r>
    </w:p>
    <w:p w14:paraId="3D034325" w14:textId="77777777" w:rsidR="00BA5C38" w:rsidRPr="0044230B" w:rsidRDefault="00BA5C38" w:rsidP="00BA5C38">
      <w:pPr>
        <w:pStyle w:val="ListParagraph"/>
        <w:numPr>
          <w:ilvl w:val="0"/>
          <w:numId w:val="28"/>
        </w:numPr>
        <w:autoSpaceDE w:val="0"/>
        <w:autoSpaceDN w:val="0"/>
        <w:adjustRightInd w:val="0"/>
        <w:jc w:val="both"/>
        <w:rPr>
          <w:sz w:val="18"/>
          <w:szCs w:val="18"/>
          <w:lang w:val="en-GB"/>
        </w:rPr>
      </w:pPr>
      <w:r w:rsidRPr="0044230B">
        <w:rPr>
          <w:lang w:val="en-GB"/>
        </w:rPr>
        <w:t>Transferring Ownership: Digital assets should be transferable, just like in the real world. NFTs play a vital role in providing proofs of ownership for digital documents.</w:t>
      </w:r>
    </w:p>
    <w:p w14:paraId="4133C4F9" w14:textId="77777777" w:rsidR="00BA5C38" w:rsidRPr="0044230B" w:rsidRDefault="00BA5C38" w:rsidP="00BA5C38">
      <w:pPr>
        <w:pStyle w:val="ListParagraph"/>
        <w:autoSpaceDE w:val="0"/>
        <w:autoSpaceDN w:val="0"/>
        <w:adjustRightInd w:val="0"/>
        <w:jc w:val="both"/>
        <w:rPr>
          <w:sz w:val="18"/>
          <w:szCs w:val="18"/>
          <w:lang w:val="en-GB"/>
        </w:rPr>
      </w:pPr>
      <w:r>
        <w:rPr>
          <w:noProof/>
          <w:lang w:val="en-GB"/>
        </w:rPr>
        <w:lastRenderedPageBreak/>
        <w:drawing>
          <wp:anchor distT="0" distB="0" distL="114300" distR="114300" simplePos="0" relativeHeight="251660800" behindDoc="0" locked="0" layoutInCell="1" allowOverlap="1" wp14:anchorId="15F7512A" wp14:editId="4BF16B22">
            <wp:simplePos x="0" y="0"/>
            <wp:positionH relativeFrom="column">
              <wp:posOffset>189865</wp:posOffset>
            </wp:positionH>
            <wp:positionV relativeFrom="paragraph">
              <wp:posOffset>159385</wp:posOffset>
            </wp:positionV>
            <wp:extent cx="2997200" cy="1635760"/>
            <wp:effectExtent l="0" t="0" r="0" b="2540"/>
            <wp:wrapTopAndBottom/>
            <wp:docPr id="9" name="Picture 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200"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38A19" w14:textId="76D34BD3" w:rsidR="00BA5C38" w:rsidRDefault="00BA5C38" w:rsidP="00BA5C38">
      <w:pPr>
        <w:jc w:val="start"/>
        <w:rPr>
          <w:sz w:val="18"/>
          <w:szCs w:val="18"/>
        </w:rPr>
      </w:pPr>
      <w:r>
        <w:rPr>
          <w:sz w:val="18"/>
          <w:szCs w:val="18"/>
        </w:rPr>
        <w:t xml:space="preserve">          </w:t>
      </w:r>
      <w:r w:rsidRPr="00873A15">
        <w:rPr>
          <w:sz w:val="18"/>
          <w:szCs w:val="18"/>
        </w:rPr>
        <w:t>Fig III. Metaverse</w:t>
      </w:r>
      <w:r w:rsidR="00DF3172">
        <w:rPr>
          <w:sz w:val="18"/>
          <w:szCs w:val="18"/>
        </w:rPr>
        <w:t>[9]</w:t>
      </w:r>
    </w:p>
    <w:p w14:paraId="5E19B838" w14:textId="1BBD3608" w:rsidR="008D1434" w:rsidRDefault="008D1434" w:rsidP="00BA5C38">
      <w:pPr>
        <w:jc w:val="start"/>
        <w:rPr>
          <w:sz w:val="18"/>
          <w:szCs w:val="18"/>
        </w:rPr>
      </w:pPr>
    </w:p>
    <w:p w14:paraId="44CE83C8" w14:textId="1137732F" w:rsidR="008D1434" w:rsidRDefault="008D1434" w:rsidP="0029260B">
      <w:pPr>
        <w:pStyle w:val="Heading2"/>
      </w:pPr>
      <w:r w:rsidRPr="008D1434">
        <w:t>Blockchain in  Healthcare System</w:t>
      </w:r>
    </w:p>
    <w:p w14:paraId="3D02A5A8" w14:textId="77777777" w:rsidR="00A752C4" w:rsidRDefault="00A752C4" w:rsidP="00A752C4">
      <w:pPr>
        <w:jc w:val="both"/>
        <w:rPr>
          <w:noProof/>
        </w:rPr>
      </w:pPr>
    </w:p>
    <w:p w14:paraId="1BD2B139" w14:textId="3018A870" w:rsidR="00A752C4" w:rsidRDefault="00AD7C2D">
      <w:pPr>
        <w:ind w:firstLine="14.40pt"/>
        <w:jc w:val="both"/>
        <w:rPr>
          <w:noProof/>
        </w:rPr>
        <w:pPrChange w:id="73" w:author="Tanmya Rampal" w:date="2023-04-02T17:29:00Z">
          <w:pPr>
            <w:jc w:val="both"/>
          </w:pPr>
        </w:pPrChange>
      </w:pPr>
      <w:r>
        <w:rPr>
          <w:noProof/>
        </w:rPr>
        <w:t>Blockchain, a relatively new decentralization mechanism, provides robust solutions for security and</w:t>
      </w:r>
      <w:r w:rsidR="00A752C4">
        <w:rPr>
          <w:noProof/>
        </w:rPr>
        <w:t xml:space="preserve"> </w:t>
      </w:r>
      <w:r>
        <w:rPr>
          <w:noProof/>
        </w:rPr>
        <w:t>efficiency challenges existing in healthcare systems. The idea of applying a blockchain in healthcare domains is a result of the necessity for security and interoperability in healthcare. Advantages of using Blockchain technology in the healthcare industry include decentralized and immutable records modification of records, secure data, modification, addition, and deletion of</w:t>
      </w:r>
      <w:r w:rsidR="00F718AE">
        <w:rPr>
          <w:noProof/>
        </w:rPr>
        <w:t xml:space="preserve"> </w:t>
      </w:r>
      <w:r>
        <w:rPr>
          <w:noProof/>
        </w:rPr>
        <w:t xml:space="preserve">data. Many organizations are using traditional methods and third party tools in preserving and securing electronics healthcare records, in which they are lacking transparency. </w:t>
      </w:r>
    </w:p>
    <w:p w14:paraId="10553681" w14:textId="77777777" w:rsidR="00A752C4" w:rsidRDefault="00A752C4" w:rsidP="00A752C4">
      <w:pPr>
        <w:jc w:val="both"/>
        <w:rPr>
          <w:noProof/>
        </w:rPr>
      </w:pPr>
    </w:p>
    <w:p w14:paraId="2D352538" w14:textId="7CE5A0C2" w:rsidR="00AD7C2D" w:rsidRDefault="00AD7C2D">
      <w:pPr>
        <w:ind w:firstLine="14.40pt"/>
        <w:jc w:val="both"/>
        <w:rPr>
          <w:noProof/>
        </w:rPr>
        <w:pPrChange w:id="74" w:author="Tanmya Rampal" w:date="2023-04-02T17:29:00Z">
          <w:pPr>
            <w:jc w:val="both"/>
          </w:pPr>
        </w:pPrChange>
      </w:pPr>
      <w:r>
        <w:rPr>
          <w:noProof/>
        </w:rPr>
        <w:t>Due to which electronics healthcare records face major trust, privacy and security issues. To overcome these security issues in healthcare industries, blockchain technology offers significant prospects. Blockchain is a decentralized, and distributed database which could link many computers through nodes, and it requires no transactions to build a new block that helps send safe information from one person to another, computers, clients, hospitals, etc. Any party or person who uses this technology to secure healthcare records can access the data remotely from anywhere with the help of blockchain secured by cryptography.</w:t>
      </w:r>
    </w:p>
    <w:p w14:paraId="38C12CE8" w14:textId="77777777" w:rsidR="00A752C4" w:rsidRDefault="00A752C4" w:rsidP="00AD7C2D">
      <w:pPr>
        <w:jc w:val="start"/>
        <w:rPr>
          <w:noProof/>
        </w:rPr>
      </w:pPr>
    </w:p>
    <w:p w14:paraId="4375C804" w14:textId="18870F88" w:rsidR="00F718AE" w:rsidRDefault="00F718AE" w:rsidP="00AD7C2D">
      <w:pPr>
        <w:jc w:val="start"/>
        <w:rPr>
          <w:noProof/>
        </w:rPr>
      </w:pPr>
      <w:r>
        <w:rPr>
          <w:noProof/>
          <w:sz w:val="24"/>
          <w:szCs w:val="24"/>
        </w:rPr>
        <w:drawing>
          <wp:inline distT="114300" distB="114300" distL="114300" distR="114300" wp14:anchorId="106B923A" wp14:editId="53912018">
            <wp:extent cx="3089910" cy="1500813"/>
            <wp:effectExtent l="0" t="0" r="0" b="4445"/>
            <wp:docPr id="1" name="image2.png" descr="Graphical user interface, text, application&#10;&#10;Description automatically generated with medium confidence"/>
            <wp:cNvGraphicFramePr/>
            <a:graphic xmlns:a="http://purl.oclc.org/ooxml/drawingml/main">
              <a:graphicData uri="http://purl.oclc.org/ooxml/drawingml/picture">
                <pic:pic xmlns:pic="http://purl.oclc.org/ooxml/drawingml/picture">
                  <pic:nvPicPr>
                    <pic:cNvPr id="1" name="image2.png" descr="Graphical user interface, text, application&#10;&#10;Description automatically generated with medium confidence"/>
                    <pic:cNvPicPr preferRelativeResize="0"/>
                  </pic:nvPicPr>
                  <pic:blipFill>
                    <a:blip r:embed="rId14"/>
                    <a:srcRect/>
                    <a:stretch>
                      <a:fillRect/>
                    </a:stretch>
                  </pic:blipFill>
                  <pic:spPr>
                    <a:xfrm>
                      <a:off x="0" y="0"/>
                      <a:ext cx="3089910" cy="1500813"/>
                    </a:xfrm>
                    <a:prstGeom prst="rect">
                      <a:avLst/>
                    </a:prstGeom>
                    <a:ln/>
                  </pic:spPr>
                </pic:pic>
              </a:graphicData>
            </a:graphic>
          </wp:inline>
        </w:drawing>
      </w:r>
    </w:p>
    <w:p w14:paraId="30FE54C0" w14:textId="22E1A315" w:rsidR="00BE7764" w:rsidRDefault="00BE7764" w:rsidP="00AD7C2D">
      <w:pPr>
        <w:jc w:val="start"/>
        <w:rPr>
          <w:noProof/>
        </w:rPr>
      </w:pPr>
      <w:r>
        <w:rPr>
          <w:noProof/>
        </w:rPr>
        <w:t>Fig-</w:t>
      </w:r>
    </w:p>
    <w:p w14:paraId="2A409AF9" w14:textId="77777777" w:rsidR="00A752C4" w:rsidRPr="00AD7C2D" w:rsidRDefault="00A752C4" w:rsidP="00AD7C2D">
      <w:pPr>
        <w:jc w:val="start"/>
        <w:rPr>
          <w:noProof/>
        </w:rPr>
      </w:pPr>
    </w:p>
    <w:p w14:paraId="762A9B3C" w14:textId="6BBFAE09" w:rsidR="008D1434" w:rsidRPr="008D1434" w:rsidRDefault="008D1434" w:rsidP="008D1434">
      <w:pPr>
        <w:pStyle w:val="ListParagraph"/>
        <w:numPr>
          <w:ilvl w:val="1"/>
          <w:numId w:val="31"/>
        </w:numPr>
        <w:jc w:val="both"/>
        <w:rPr>
          <w:i/>
          <w:iCs/>
          <w:noProof/>
        </w:rPr>
      </w:pPr>
      <w:r w:rsidRPr="008D1434">
        <w:rPr>
          <w:i/>
          <w:iCs/>
          <w:noProof/>
        </w:rPr>
        <w:t>Key features</w:t>
      </w:r>
    </w:p>
    <w:p w14:paraId="33847E17" w14:textId="51B47560" w:rsidR="008D1434" w:rsidRDefault="008D1434">
      <w:pPr>
        <w:ind w:firstLine="21.25pt"/>
        <w:jc w:val="both"/>
        <w:rPr>
          <w:noProof/>
        </w:rPr>
        <w:pPrChange w:id="75" w:author="Tanmya Rampal" w:date="2023-04-02T17:29:00Z">
          <w:pPr>
            <w:jc w:val="both"/>
          </w:pPr>
        </w:pPrChange>
      </w:pPr>
      <w:r w:rsidRPr="008D1434">
        <w:rPr>
          <w:noProof/>
        </w:rPr>
        <w:t xml:space="preserve">Decentralization is a key feature of blockchain technology. </w:t>
      </w:r>
      <w:ins w:id="76" w:author="Tanmya Rampal" w:date="2023-04-02T17:22:00Z">
        <w:r w:rsidR="00E24330" w:rsidRPr="00E24330">
          <w:rPr>
            <w:noProof/>
          </w:rPr>
          <w:t>The material that is added to the blockchain is not governed by a single entity; rather, each contribution employs a different consensus minimization procedure and accepts the terms of the peer-to-peer network.</w:t>
        </w:r>
      </w:ins>
      <w:del w:id="77" w:author="Tanmya Rampal" w:date="2023-04-02T17:22:00Z">
        <w:r w:rsidRPr="008D1434" w:rsidDel="00E24330">
          <w:rPr>
            <w:noProof/>
          </w:rPr>
          <w:delText xml:space="preserve">There is no central authority to control the content added to the blockchain, but rather the entry that enters the blockchain </w:delText>
        </w:r>
        <w:r w:rsidRPr="008D1434" w:rsidDel="00E24330">
          <w:rPr>
            <w:noProof/>
          </w:rPr>
          <w:delText xml:space="preserve">agrees to the peer-to-peer network and uses the various consensus minimization protocols here. </w:delText>
        </w:r>
      </w:del>
      <w:r w:rsidRPr="008D1434">
        <w:rPr>
          <w:noProof/>
        </w:rPr>
        <w:t>Blockchain uses the Merkle tree mechanism to maintain the integrity of the transactions. It serves to encode blockchain data more efficiently and securely. Security of data is the main key focus of blockchain transactions. As data are transferred through blockchain without the involvement of any third parties, there is practically no risk of data theft or alteration. Blockchain technology in the healthcare sector mainly focuses on creating the safe and secure system to manage the data for the patient, and electronics health records.</w:t>
      </w:r>
    </w:p>
    <w:p w14:paraId="4DF18F74" w14:textId="77777777" w:rsidR="00A752C4" w:rsidRDefault="00A752C4" w:rsidP="008D1434">
      <w:pPr>
        <w:jc w:val="both"/>
        <w:rPr>
          <w:noProof/>
        </w:rPr>
      </w:pPr>
    </w:p>
    <w:p w14:paraId="368A33B9" w14:textId="77777777" w:rsidR="008D1434" w:rsidRDefault="008D1434" w:rsidP="008D1434">
      <w:pPr>
        <w:pStyle w:val="ListParagraph"/>
        <w:numPr>
          <w:ilvl w:val="1"/>
          <w:numId w:val="31"/>
        </w:numPr>
        <w:jc w:val="both"/>
        <w:rPr>
          <w:i/>
          <w:iCs/>
          <w:noProof/>
        </w:rPr>
      </w:pPr>
      <w:r w:rsidRPr="008D1434">
        <w:rPr>
          <w:i/>
          <w:iCs/>
          <w:noProof/>
        </w:rPr>
        <w:t xml:space="preserve">Different type of blockchin for </w:t>
      </w:r>
      <w:r>
        <w:rPr>
          <w:i/>
          <w:iCs/>
          <w:noProof/>
        </w:rPr>
        <w:t>healthcare</w:t>
      </w:r>
    </w:p>
    <w:p w14:paraId="7A586FAE" w14:textId="77777777" w:rsidR="008D1434" w:rsidRDefault="008D1434">
      <w:pPr>
        <w:ind w:firstLine="21.25pt"/>
        <w:jc w:val="both"/>
        <w:rPr>
          <w:i/>
          <w:iCs/>
          <w:noProof/>
        </w:rPr>
        <w:pPrChange w:id="78" w:author="Tanmya Rampal" w:date="2023-04-02T17:29:00Z">
          <w:pPr>
            <w:jc w:val="both"/>
          </w:pPr>
        </w:pPrChange>
      </w:pPr>
      <w:del w:id="79" w:author="Tanmya Rampal" w:date="2023-04-02T17:29:00Z">
        <w:r w:rsidRPr="008D1434" w:rsidDel="00443359">
          <w:rPr>
            <w:noProof/>
          </w:rPr>
          <w:delText xml:space="preserve"> </w:delText>
        </w:r>
      </w:del>
      <w:r w:rsidRPr="008D1434">
        <w:rPr>
          <w:noProof/>
        </w:rPr>
        <w:t>Blockchain is of three types in the healthcare system namely, private, public, and consortium, which decides who can read, write, and access the data on the blockchain. In public blockchain anyone can modify, add, or delete the data from outside if they want, whereas in a consortium only specific group members can access the data and not anyone. With private, data can be access from the central location only and no one from outside this location has access to this data</w:t>
      </w:r>
      <w:r w:rsidRPr="008D1434">
        <w:rPr>
          <w:i/>
          <w:iCs/>
          <w:noProof/>
        </w:rPr>
        <w:t>.</w:t>
      </w:r>
    </w:p>
    <w:p w14:paraId="70743763" w14:textId="77777777" w:rsidR="008D1434" w:rsidRDefault="008D1434" w:rsidP="008D1434">
      <w:pPr>
        <w:jc w:val="both"/>
        <w:rPr>
          <w:i/>
          <w:iCs/>
          <w:noProof/>
        </w:rPr>
      </w:pPr>
    </w:p>
    <w:p w14:paraId="6EA27E91" w14:textId="7B78165F" w:rsidR="008D1434" w:rsidRDefault="008D1434" w:rsidP="00A752C4">
      <w:pPr>
        <w:jc w:val="both"/>
        <w:rPr>
          <w:i/>
          <w:iCs/>
          <w:noProof/>
        </w:rPr>
      </w:pPr>
      <w:r>
        <w:rPr>
          <w:noProof/>
        </w:rPr>
        <w:drawing>
          <wp:inline distT="0" distB="0" distL="0" distR="0" wp14:anchorId="34862FB3" wp14:editId="448A9434">
            <wp:extent cx="3090782" cy="1417320"/>
            <wp:effectExtent l="0" t="0" r="0" b="0"/>
            <wp:docPr id="2" name="Picture 2"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Graphical user interface&#10;&#10;Description automatically generated"/>
                    <pic:cNvPicPr/>
                  </pic:nvPicPr>
                  <pic:blipFill rotWithShape="1">
                    <a:blip r:embed="rId15"/>
                    <a:srcRect l="27.127%" t="34.636%" r="28.237%" b="28.973%"/>
                    <a:stretch/>
                  </pic:blipFill>
                  <pic:spPr bwMode="auto">
                    <a:xfrm>
                      <a:off x="0" y="0"/>
                      <a:ext cx="3097556" cy="1420426"/>
                    </a:xfrm>
                    <a:prstGeom prst="rect">
                      <a:avLst/>
                    </a:prstGeom>
                    <a:ln>
                      <a:noFill/>
                    </a:ln>
                    <a:extLst>
                      <a:ext uri="{53640926-AAD7-44D8-BBD7-CCE9431645EC}">
                        <a14:shadowObscured xmlns:a14="http://schemas.microsoft.com/office/drawing/2010/main"/>
                      </a:ext>
                    </a:extLst>
                  </pic:spPr>
                </pic:pic>
              </a:graphicData>
            </a:graphic>
          </wp:inline>
        </w:drawing>
      </w:r>
    </w:p>
    <w:p w14:paraId="1BE06AD4" w14:textId="3BA4674C" w:rsidR="008D1434" w:rsidRDefault="008D1434" w:rsidP="008D1434">
      <w:pPr>
        <w:jc w:val="both"/>
        <w:rPr>
          <w:i/>
          <w:iCs/>
          <w:noProof/>
        </w:rPr>
      </w:pPr>
      <w:r w:rsidRPr="008D1434">
        <w:rPr>
          <w:i/>
          <w:iCs/>
          <w:noProof/>
        </w:rPr>
        <w:t xml:space="preserve"> Table 1. Blockchain types and their properties. </w:t>
      </w:r>
    </w:p>
    <w:p w14:paraId="0187FB4D" w14:textId="77777777" w:rsidR="00A752C4" w:rsidRDefault="00A752C4" w:rsidP="008D1434">
      <w:pPr>
        <w:jc w:val="both"/>
        <w:rPr>
          <w:i/>
          <w:iCs/>
          <w:noProof/>
        </w:rPr>
      </w:pPr>
    </w:p>
    <w:p w14:paraId="3E07C734" w14:textId="77777777" w:rsidR="00AD7C2D" w:rsidRPr="00AD7C2D" w:rsidRDefault="00AD7C2D" w:rsidP="00AD7C2D">
      <w:pPr>
        <w:pStyle w:val="ListParagraph"/>
        <w:numPr>
          <w:ilvl w:val="1"/>
          <w:numId w:val="31"/>
        </w:numPr>
        <w:jc w:val="both"/>
        <w:rPr>
          <w:i/>
          <w:iCs/>
          <w:noProof/>
        </w:rPr>
      </w:pPr>
      <w:r w:rsidRPr="00AD7C2D">
        <w:rPr>
          <w:i/>
          <w:iCs/>
        </w:rPr>
        <w:t xml:space="preserve">Existing Blockchain and mechanism of Consensus </w:t>
      </w:r>
    </w:p>
    <w:p w14:paraId="2D1BA933" w14:textId="0B8603A6" w:rsidR="00AD7C2D" w:rsidRDefault="00AD7C2D">
      <w:pPr>
        <w:ind w:firstLine="21.25pt"/>
        <w:jc w:val="both"/>
        <w:pPrChange w:id="80" w:author="Tanmya Rampal" w:date="2023-04-02T17:29:00Z">
          <w:pPr>
            <w:jc w:val="both"/>
          </w:pPr>
        </w:pPrChange>
      </w:pPr>
      <w:r>
        <w:t>The most popular existing blockchain are Hyperledger and Ethereum in which developers can construct new blockchain applications on top of current ones. Entries of the data in blockchain is accepted through distributed ledgers with the help of distributed consent protocol. Three consensus methods Proof of work, proof of skate, and Byzantine are being used but they all have some advantages and disadvantages. Table below shows the comparison between these three consensuses methods</w:t>
      </w:r>
      <w:r w:rsidR="00A752C4">
        <w:t>.</w:t>
      </w:r>
    </w:p>
    <w:p w14:paraId="453ACA84" w14:textId="77777777" w:rsidR="00A752C4" w:rsidRDefault="00A752C4" w:rsidP="00AD7C2D">
      <w:pPr>
        <w:jc w:val="both"/>
      </w:pPr>
    </w:p>
    <w:p w14:paraId="3B44844A" w14:textId="12A3AB78" w:rsidR="00AE7ABB" w:rsidRDefault="00AE7ABB" w:rsidP="00AD7C2D">
      <w:pPr>
        <w:jc w:val="both"/>
      </w:pPr>
      <w:r w:rsidRPr="00AE7ABB">
        <w:rPr>
          <w:noProof/>
        </w:rPr>
        <w:drawing>
          <wp:inline distT="0" distB="0" distL="0" distR="0" wp14:anchorId="378658FC" wp14:editId="3B24C5EA">
            <wp:extent cx="3089910" cy="126301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263015"/>
                    </a:xfrm>
                    <a:prstGeom prst="rect">
                      <a:avLst/>
                    </a:prstGeom>
                    <a:noFill/>
                    <a:ln>
                      <a:noFill/>
                    </a:ln>
                  </pic:spPr>
                </pic:pic>
              </a:graphicData>
            </a:graphic>
          </wp:inline>
        </w:drawing>
      </w:r>
    </w:p>
    <w:p w14:paraId="60E75DB3" w14:textId="77777777" w:rsidR="00BE7764" w:rsidRDefault="00BE7764" w:rsidP="00AD7C2D">
      <w:pPr>
        <w:jc w:val="both"/>
      </w:pPr>
    </w:p>
    <w:p w14:paraId="690B64EA" w14:textId="7EA0205B" w:rsidR="00AD7C2D" w:rsidRDefault="00AD7C2D" w:rsidP="00AD7C2D">
      <w:pPr>
        <w:pStyle w:val="ListParagraph"/>
        <w:numPr>
          <w:ilvl w:val="1"/>
          <w:numId w:val="31"/>
        </w:numPr>
        <w:jc w:val="both"/>
        <w:rPr>
          <w:i/>
          <w:iCs/>
          <w:noProof/>
        </w:rPr>
      </w:pPr>
      <w:r w:rsidRPr="00AD7C2D">
        <w:rPr>
          <w:i/>
          <w:iCs/>
        </w:rPr>
        <w:t>Blockchain potential in Healthcare</w:t>
      </w:r>
    </w:p>
    <w:p w14:paraId="600645F5" w14:textId="532FF3C3" w:rsidR="00AD7C2D" w:rsidRDefault="00AD7C2D">
      <w:pPr>
        <w:ind w:firstLine="21.25pt"/>
        <w:jc w:val="both"/>
        <w:pPrChange w:id="81" w:author="Tanmya Rampal" w:date="2023-04-02T17:29:00Z">
          <w:pPr>
            <w:jc w:val="both"/>
          </w:pPr>
        </w:pPrChange>
      </w:pPr>
      <w:r>
        <w:t xml:space="preserve">In the figure below, different operations of healthcare are divided into several parts to avoid the data form being edited and criticized for trusted operations. In this way, the most up to date experience, technology, and expertise should provide depending on the type of care patient needs. </w:t>
      </w:r>
      <w:del w:id="82" w:author="Tanmya Rampal" w:date="2023-04-02T17:20:00Z">
        <w:r w:rsidDel="00E24330">
          <w:lastRenderedPageBreak/>
          <w:delText>Additionally</w:delText>
        </w:r>
      </w:del>
      <w:ins w:id="83" w:author="Tanmya Rampal" w:date="2023-04-02T17:20:00Z">
        <w:r w:rsidR="00E24330">
          <w:t>Additionally,</w:t>
        </w:r>
      </w:ins>
      <w:r>
        <w:t xml:space="preserve"> collaboration with the educational organizations, students can also learn and develop necessary </w:t>
      </w:r>
      <w:del w:id="84" w:author="Tanmya Rampal" w:date="2023-04-02T17:20:00Z">
        <w:r w:rsidDel="00E24330">
          <w:delText>skills</w:delText>
        </w:r>
      </w:del>
      <w:ins w:id="85" w:author="Tanmya Rampal" w:date="2023-04-02T17:20:00Z">
        <w:r w:rsidR="00E24330">
          <w:t>skills.</w:t>
        </w:r>
      </w:ins>
    </w:p>
    <w:p w14:paraId="2983DCDE" w14:textId="77777777" w:rsidR="00BE7764" w:rsidRDefault="00BE7764" w:rsidP="00AD7C2D">
      <w:pPr>
        <w:jc w:val="both"/>
      </w:pPr>
    </w:p>
    <w:p w14:paraId="294E641D" w14:textId="77C16047" w:rsidR="00AE7ABB" w:rsidRDefault="00AE7ABB" w:rsidP="00AD7C2D">
      <w:pPr>
        <w:jc w:val="both"/>
      </w:pPr>
      <w:r>
        <w:rPr>
          <w:noProof/>
          <w:sz w:val="24"/>
          <w:szCs w:val="24"/>
        </w:rPr>
        <w:drawing>
          <wp:inline distT="114300" distB="114300" distL="114300" distR="114300" wp14:anchorId="50977F20" wp14:editId="713CEE25">
            <wp:extent cx="3089369" cy="1638300"/>
            <wp:effectExtent l="0" t="0" r="0" b="0"/>
            <wp:docPr id="12" name="Picture 12" descr="Diagram&#10;&#10;Description automatically generated"/>
            <wp:cNvGraphicFramePr/>
            <a:graphic xmlns:a="http://purl.oclc.org/ooxml/drawingml/main">
              <a:graphicData uri="http://purl.oclc.org/ooxml/drawingml/picture">
                <pic:pic xmlns:pic="http://purl.oclc.org/ooxml/drawingml/picture">
                  <pic:nvPicPr>
                    <pic:cNvPr id="12" name="Picture 12" descr="Diagram&#10;&#10;Description automatically generated"/>
                    <pic:cNvPicPr preferRelativeResize="0"/>
                  </pic:nvPicPr>
                  <pic:blipFill>
                    <a:blip r:embed="rId17"/>
                    <a:srcRect/>
                    <a:stretch>
                      <a:fillRect/>
                    </a:stretch>
                  </pic:blipFill>
                  <pic:spPr>
                    <a:xfrm>
                      <a:off x="0" y="0"/>
                      <a:ext cx="3090850" cy="1639085"/>
                    </a:xfrm>
                    <a:prstGeom prst="rect">
                      <a:avLst/>
                    </a:prstGeom>
                    <a:ln/>
                  </pic:spPr>
                </pic:pic>
              </a:graphicData>
            </a:graphic>
          </wp:inline>
        </w:drawing>
      </w:r>
    </w:p>
    <w:p w14:paraId="0D6A82F0" w14:textId="19ECAEF3" w:rsidR="00BE7764" w:rsidRDefault="00BE7764" w:rsidP="00AD7C2D">
      <w:pPr>
        <w:jc w:val="both"/>
      </w:pPr>
      <w:r>
        <w:t>Fig-</w:t>
      </w:r>
    </w:p>
    <w:p w14:paraId="12AA38FB" w14:textId="77777777" w:rsidR="00A752C4" w:rsidRDefault="00A752C4" w:rsidP="00AD7C2D">
      <w:pPr>
        <w:jc w:val="both"/>
      </w:pPr>
    </w:p>
    <w:p w14:paraId="223E5318" w14:textId="77777777" w:rsidR="00AD7C2D" w:rsidRDefault="00AD7C2D" w:rsidP="00AD7C2D">
      <w:pPr>
        <w:pStyle w:val="ListParagraph"/>
        <w:numPr>
          <w:ilvl w:val="1"/>
          <w:numId w:val="31"/>
        </w:numPr>
        <w:jc w:val="both"/>
        <w:rPr>
          <w:i/>
          <w:iCs/>
          <w:noProof/>
        </w:rPr>
      </w:pPr>
      <w:r w:rsidRPr="007B3F59">
        <w:rPr>
          <w:i/>
          <w:iCs/>
        </w:rPr>
        <w:t xml:space="preserve">Major areas of application of blockchain in healthcare system: </w:t>
      </w:r>
    </w:p>
    <w:p w14:paraId="24D0AFDB" w14:textId="77777777" w:rsidR="00A752C4" w:rsidRPr="007B3F59" w:rsidRDefault="00A752C4" w:rsidP="00A752C4">
      <w:pPr>
        <w:pStyle w:val="ListParagraph"/>
        <w:ind w:start="39.25pt"/>
        <w:jc w:val="both"/>
        <w:rPr>
          <w:i/>
          <w:iCs/>
          <w:noProof/>
        </w:rPr>
      </w:pPr>
    </w:p>
    <w:p w14:paraId="608BE95C" w14:textId="014CEB7C" w:rsidR="00AD7C2D" w:rsidRDefault="00AD7C2D" w:rsidP="00A752C4">
      <w:pPr>
        <w:pStyle w:val="ListParagraph"/>
        <w:numPr>
          <w:ilvl w:val="0"/>
          <w:numId w:val="49"/>
        </w:numPr>
        <w:jc w:val="both"/>
      </w:pPr>
      <w:r>
        <w:t xml:space="preserve">Health </w:t>
      </w:r>
      <w:r w:rsidR="00A74834">
        <w:t>information</w:t>
      </w:r>
      <w:r>
        <w:t xml:space="preserve"> management: It manages the healthcare data and how blockchain can be utilized in the realm of medicines. </w:t>
      </w:r>
    </w:p>
    <w:p w14:paraId="5B5B9B67" w14:textId="2236B432" w:rsidR="00AD7C2D" w:rsidRDefault="00AD7C2D" w:rsidP="00A752C4">
      <w:pPr>
        <w:pStyle w:val="ListParagraph"/>
        <w:numPr>
          <w:ilvl w:val="0"/>
          <w:numId w:val="49"/>
        </w:numPr>
        <w:jc w:val="both"/>
      </w:pPr>
      <w:r>
        <w:t xml:space="preserve">Healthcare Record Sharing: It shares the patient data and other personal information, but for sharing electronics healthcare records, blockchain should have many features. </w:t>
      </w:r>
    </w:p>
    <w:p w14:paraId="1AD9FB12" w14:textId="503FF881" w:rsidR="00A752C4" w:rsidRDefault="00AD7C2D" w:rsidP="00A752C4">
      <w:pPr>
        <w:pStyle w:val="ListParagraph"/>
        <w:numPr>
          <w:ilvl w:val="0"/>
          <w:numId w:val="49"/>
        </w:numPr>
        <w:jc w:val="both"/>
      </w:pPr>
      <w:r>
        <w:t>Healthcare Image Sharing: It presents and share the image along with the healthcare records.</w:t>
      </w:r>
    </w:p>
    <w:p w14:paraId="74DC1FA7" w14:textId="5CA980AA" w:rsidR="00AD7C2D" w:rsidRDefault="00AD7C2D" w:rsidP="00A752C4">
      <w:pPr>
        <w:pStyle w:val="ListParagraph"/>
        <w:numPr>
          <w:ilvl w:val="0"/>
          <w:numId w:val="49"/>
        </w:numPr>
        <w:jc w:val="both"/>
      </w:pPr>
      <w:r>
        <w:t xml:space="preserve">HealthCare System Log Management: Stores the logs to check any error analysis, intrusion detections and other services. </w:t>
      </w:r>
    </w:p>
    <w:p w14:paraId="77A19E0A" w14:textId="1E7A80BC" w:rsidR="00AD7C2D" w:rsidRDefault="00AD7C2D" w:rsidP="00A752C4">
      <w:pPr>
        <w:pStyle w:val="ListParagraph"/>
        <w:numPr>
          <w:ilvl w:val="0"/>
          <w:numId w:val="49"/>
        </w:numPr>
        <w:jc w:val="both"/>
      </w:pPr>
      <w:r>
        <w:t xml:space="preserve">Supply Chain Management: This blockchain technology is very crucial, it is used in prescription and medical fraud as patient can be </w:t>
      </w:r>
      <w:r w:rsidR="00A74834">
        <w:t>severely</w:t>
      </w:r>
      <w:r>
        <w:t xml:space="preserve"> harmed if standard drugs are given and supplied.</w:t>
      </w:r>
    </w:p>
    <w:p w14:paraId="3B7B5513" w14:textId="06C6D2BF" w:rsidR="0029260B" w:rsidRDefault="00AE7ABB" w:rsidP="00AD7C2D">
      <w:pPr>
        <w:jc w:val="both"/>
      </w:pPr>
      <w:r>
        <w:rPr>
          <w:noProof/>
          <w:sz w:val="24"/>
          <w:szCs w:val="24"/>
        </w:rPr>
        <w:drawing>
          <wp:inline distT="114300" distB="114300" distL="114300" distR="114300" wp14:anchorId="148F9885" wp14:editId="22122DC1">
            <wp:extent cx="3089910" cy="2066111"/>
            <wp:effectExtent l="0" t="0" r="0" b="0"/>
            <wp:docPr id="13" name="Picture 13" descr="Diagram&#10;&#10;Description automatically generated"/>
            <wp:cNvGraphicFramePr/>
            <a:graphic xmlns:a="http://purl.oclc.org/ooxml/drawingml/main">
              <a:graphicData uri="http://purl.oclc.org/ooxml/drawingml/picture">
                <pic:pic xmlns:pic="http://purl.oclc.org/ooxml/drawingml/picture">
                  <pic:nvPicPr>
                    <pic:cNvPr id="13" name="Picture 13" descr="Diagram&#10;&#10;Description automatically generated"/>
                    <pic:cNvPicPr preferRelativeResize="0"/>
                  </pic:nvPicPr>
                  <pic:blipFill>
                    <a:blip r:embed="rId18"/>
                    <a:srcRect/>
                    <a:stretch>
                      <a:fillRect/>
                    </a:stretch>
                  </pic:blipFill>
                  <pic:spPr>
                    <a:xfrm>
                      <a:off x="0" y="0"/>
                      <a:ext cx="3089910" cy="2066111"/>
                    </a:xfrm>
                    <a:prstGeom prst="rect">
                      <a:avLst/>
                    </a:prstGeom>
                    <a:ln/>
                  </pic:spPr>
                </pic:pic>
              </a:graphicData>
            </a:graphic>
          </wp:inline>
        </w:drawing>
      </w:r>
    </w:p>
    <w:p w14:paraId="7CD10384" w14:textId="2EBBD1C5" w:rsidR="00BE7764" w:rsidRDefault="00BE7764" w:rsidP="00AD7C2D">
      <w:pPr>
        <w:jc w:val="both"/>
      </w:pPr>
      <w:r>
        <w:t>Fig-</w:t>
      </w:r>
    </w:p>
    <w:p w14:paraId="39E3083C" w14:textId="0BF79877" w:rsidR="00A74834" w:rsidRDefault="0029260B" w:rsidP="00A74834">
      <w:pPr>
        <w:pStyle w:val="Heading2"/>
      </w:pPr>
      <w:r w:rsidRPr="0029260B">
        <w:t>Follow my vote</w:t>
      </w:r>
    </w:p>
    <w:p w14:paraId="4F1A0F2E" w14:textId="77777777" w:rsidR="00A752C4" w:rsidRPr="00A752C4" w:rsidRDefault="00A752C4" w:rsidP="00A752C4"/>
    <w:p w14:paraId="1539CF58" w14:textId="0ED21BB2" w:rsidR="0029260B" w:rsidRDefault="0029260B">
      <w:pPr>
        <w:ind w:firstLine="14.40pt"/>
        <w:jc w:val="both"/>
        <w:pPrChange w:id="86" w:author="Tanmya Rampal" w:date="2023-04-02T17:29:00Z">
          <w:pPr>
            <w:jc w:val="both"/>
          </w:pPr>
        </w:pPrChange>
      </w:pPr>
      <w:r>
        <w:t xml:space="preserve">Online voting has been a topic of discussion for many years, with proponents citing increased convenience and accessibility as potential benefits. However, concerns about security and reliability have prevented the widespread adoption of online voting systems. Follow My Vote addresses these concerns using blockchain technology to provide a secure and transparent voting platform. Follow My Vote was founded in 2012 with the goal of creating a secure and </w:t>
      </w:r>
      <w:r>
        <w:t>transparent online voting system. The platform uses blockchain technology to create a tamper-proof record of all votes cast, ensuring that the results cannot be altered or manipulated. The platform also utilizes end-to-end encryption to protect user privacy and prevent unauthorized access to voting data.</w:t>
      </w:r>
    </w:p>
    <w:p w14:paraId="65D415D8" w14:textId="77777777" w:rsidR="0029260B" w:rsidRDefault="0029260B" w:rsidP="0029260B">
      <w:pPr>
        <w:jc w:val="both"/>
      </w:pPr>
    </w:p>
    <w:p w14:paraId="1456E620" w14:textId="0299AD3C" w:rsidR="0029260B" w:rsidRPr="0029260B" w:rsidRDefault="0029260B" w:rsidP="0029260B">
      <w:pPr>
        <w:pStyle w:val="ListParagraph"/>
        <w:numPr>
          <w:ilvl w:val="1"/>
          <w:numId w:val="30"/>
        </w:numPr>
        <w:jc w:val="both"/>
        <w:rPr>
          <w:i/>
          <w:iCs/>
        </w:rPr>
      </w:pPr>
      <w:r w:rsidRPr="0029260B">
        <w:rPr>
          <w:i/>
          <w:iCs/>
        </w:rPr>
        <w:t>Benefits of Follow My Vote</w:t>
      </w:r>
    </w:p>
    <w:p w14:paraId="64C70741" w14:textId="77777777" w:rsidR="0029260B" w:rsidRDefault="0029260B" w:rsidP="0029260B">
      <w:pPr>
        <w:jc w:val="both"/>
      </w:pPr>
    </w:p>
    <w:p w14:paraId="426E3A34" w14:textId="77777777" w:rsidR="0029260B" w:rsidRDefault="0029260B">
      <w:pPr>
        <w:ind w:firstLine="21.25pt"/>
        <w:jc w:val="both"/>
        <w:pPrChange w:id="87" w:author="Tanmya Rampal" w:date="2023-04-02T17:29:00Z">
          <w:pPr>
            <w:jc w:val="both"/>
          </w:pPr>
        </w:pPrChange>
      </w:pPr>
      <w:r>
        <w:t>One of the main benefits of Follow My Vote is increased transparency in the voting process. The use of blockchain technology ensures that all votes are recorded and cannot be altered, providing a tamper-proof record of the election results. This increased transparency can help to increase public trust in the voting process and reduce concerns around election fraud.</w:t>
      </w:r>
    </w:p>
    <w:p w14:paraId="19BBC4D2" w14:textId="77777777" w:rsidR="0029260B" w:rsidRDefault="0029260B" w:rsidP="0029260B">
      <w:pPr>
        <w:jc w:val="both"/>
      </w:pPr>
      <w:r>
        <w:t>Follow My Vote also offers increased accessibility for voters. Voters can cast their votes from anywhere with an internet connection, eliminating the need to travel to a physical polling place. This can help to increase voter turnout, particularly among populations that may have difficulty accessing traditional polling places.</w:t>
      </w:r>
    </w:p>
    <w:p w14:paraId="537A5D4B" w14:textId="77777777" w:rsidR="0029260B" w:rsidRDefault="0029260B" w:rsidP="0029260B">
      <w:pPr>
        <w:jc w:val="both"/>
      </w:pPr>
    </w:p>
    <w:p w14:paraId="1859D825" w14:textId="050FFD2E" w:rsidR="0029260B" w:rsidRPr="0029260B" w:rsidRDefault="0029260B" w:rsidP="0029260B">
      <w:pPr>
        <w:pStyle w:val="ListParagraph"/>
        <w:numPr>
          <w:ilvl w:val="1"/>
          <w:numId w:val="30"/>
        </w:numPr>
        <w:jc w:val="both"/>
        <w:rPr>
          <w:i/>
          <w:iCs/>
        </w:rPr>
      </w:pPr>
      <w:r w:rsidRPr="0029260B">
        <w:rPr>
          <w:i/>
          <w:iCs/>
        </w:rPr>
        <w:t>Technical Implications of Follow My Vote</w:t>
      </w:r>
    </w:p>
    <w:p w14:paraId="49C5CB5F" w14:textId="77777777" w:rsidR="0029260B" w:rsidRDefault="0029260B" w:rsidP="0029260B">
      <w:pPr>
        <w:jc w:val="both"/>
      </w:pPr>
    </w:p>
    <w:p w14:paraId="4417E3BD" w14:textId="77777777" w:rsidR="0029260B" w:rsidRDefault="0029260B">
      <w:pPr>
        <w:ind w:firstLine="21.25pt"/>
        <w:jc w:val="both"/>
        <w:pPrChange w:id="88" w:author="Tanmya Rampal" w:date="2023-04-02T17:29:00Z">
          <w:pPr>
            <w:jc w:val="both"/>
          </w:pPr>
        </w:pPrChange>
      </w:pPr>
      <w:r>
        <w:t>The use of blockchain technology for online voting has several technical implications that need to be considered. One of the key advantages of blockchain technology is its ability to create a tamper-proof record of all transactions. In the context of online voting, this means that all votes are recorded in a secure and transparent manner, with each vote being linked to a unique cryptographic key. This ensures that the results of the election cannot be altered or manipulated, providing greater security and transparency in the voting process.</w:t>
      </w:r>
    </w:p>
    <w:p w14:paraId="63889689" w14:textId="77777777" w:rsidR="0029260B" w:rsidRDefault="0029260B" w:rsidP="0029260B">
      <w:pPr>
        <w:jc w:val="both"/>
      </w:pPr>
    </w:p>
    <w:p w14:paraId="0A03ED8D" w14:textId="77777777" w:rsidR="0029260B" w:rsidRDefault="0029260B">
      <w:pPr>
        <w:ind w:firstLine="21.25pt"/>
        <w:jc w:val="both"/>
        <w:pPrChange w:id="89" w:author="Tanmya Rampal" w:date="2023-04-02T17:29:00Z">
          <w:pPr>
            <w:jc w:val="both"/>
          </w:pPr>
        </w:pPrChange>
      </w:pPr>
      <w:r>
        <w:t>However, the use of blockchain technology also has some potential technical challenges. For example, the scalability of blockchain networks is a major issue that needs to be addressed. The number of votes that can be processed by a blockchain network is limited by the size of the blocks that make up the blockchain. This means that if there are a large number of votes to be processed, the network may become congested and slow, potentially delaying the announcement of the election results.</w:t>
      </w:r>
    </w:p>
    <w:p w14:paraId="53BCDD4A" w14:textId="77777777" w:rsidR="0029260B" w:rsidRDefault="0029260B" w:rsidP="0029260B">
      <w:pPr>
        <w:jc w:val="both"/>
      </w:pPr>
    </w:p>
    <w:p w14:paraId="5F14C4DF" w14:textId="0F823A06" w:rsidR="0029260B" w:rsidRDefault="0029260B">
      <w:pPr>
        <w:ind w:firstLine="14.40pt"/>
        <w:jc w:val="both"/>
        <w:pPrChange w:id="90" w:author="Tanmya Rampal" w:date="2023-04-02T17:29:00Z">
          <w:pPr>
            <w:jc w:val="both"/>
          </w:pPr>
        </w:pPrChange>
      </w:pPr>
      <w:r>
        <w:t>Another potential technical challenge is the issue of voter authentication. Ensuring that voters are who they claim to be is a critical aspect of any online voting system. Follow My Vote uses a multi-factor authentication process to ensure that voters are verified before they can cast their votes. However, there is always the risk that hackers may be able to compromise the authentication process, potentially allowing them to cast fraudulent votes.</w:t>
      </w:r>
    </w:p>
    <w:p w14:paraId="0CB52584" w14:textId="77777777" w:rsidR="00A74834" w:rsidRDefault="00A74834" w:rsidP="0029260B">
      <w:pPr>
        <w:jc w:val="both"/>
      </w:pPr>
    </w:p>
    <w:p w14:paraId="1B66363D" w14:textId="76E14F93" w:rsidR="00A74834" w:rsidRPr="00F553C6" w:rsidRDefault="00A74834" w:rsidP="00F553C6">
      <w:pPr>
        <w:pStyle w:val="Heading2"/>
      </w:pPr>
      <w:r w:rsidRPr="00F553C6">
        <w:t>Decentralized Applications (dApps)</w:t>
      </w:r>
    </w:p>
    <w:p w14:paraId="6E80E642" w14:textId="77777777" w:rsidR="00A74834" w:rsidRDefault="00A74834" w:rsidP="0029260B">
      <w:pPr>
        <w:jc w:val="both"/>
      </w:pPr>
    </w:p>
    <w:p w14:paraId="57D6C2AC" w14:textId="3165E7CE" w:rsidR="00927366" w:rsidRPr="00927366" w:rsidRDefault="00927366">
      <w:pPr>
        <w:autoSpaceDE w:val="0"/>
        <w:autoSpaceDN w:val="0"/>
        <w:adjustRightInd w:val="0"/>
        <w:ind w:firstLine="14.40pt"/>
        <w:jc w:val="both"/>
        <w:rPr>
          <w:rFonts w:asciiTheme="majorBidi" w:hAnsiTheme="majorBidi" w:cstheme="majorBidi"/>
        </w:rPr>
        <w:pPrChange w:id="91" w:author="Tanmya Rampal" w:date="2023-04-02T17:29:00Z">
          <w:pPr>
            <w:autoSpaceDE w:val="0"/>
            <w:autoSpaceDN w:val="0"/>
            <w:adjustRightInd w:val="0"/>
            <w:jc w:val="both"/>
          </w:pPr>
        </w:pPrChange>
      </w:pPr>
      <w:r w:rsidRPr="00927366">
        <w:rPr>
          <w:rFonts w:asciiTheme="majorBidi" w:hAnsiTheme="majorBidi" w:cstheme="majorBidi"/>
        </w:rPr>
        <w:t xml:space="preserve">Instead of utilizing a central server or infrastructure, decentralized applications (DApps) are a form of program that are created to run on a decentralized network. These applications can work in a trustless and decentralized manner </w:t>
      </w:r>
      <w:r w:rsidRPr="00927366">
        <w:rPr>
          <w:rFonts w:asciiTheme="majorBidi" w:hAnsiTheme="majorBidi" w:cstheme="majorBidi"/>
        </w:rPr>
        <w:lastRenderedPageBreak/>
        <w:t>since blockchain technology is frequently used in their development</w:t>
      </w:r>
      <w:r w:rsidR="00D72EB6">
        <w:rPr>
          <w:rFonts w:asciiTheme="majorBidi" w:hAnsiTheme="majorBidi" w:cstheme="majorBidi"/>
        </w:rPr>
        <w:t xml:space="preserve"> [29]</w:t>
      </w:r>
      <w:r w:rsidRPr="00927366">
        <w:rPr>
          <w:rFonts w:asciiTheme="majorBidi" w:hAnsiTheme="majorBidi" w:cstheme="majorBidi"/>
        </w:rPr>
        <w:t>.</w:t>
      </w:r>
    </w:p>
    <w:p w14:paraId="64F72DA7" w14:textId="77777777" w:rsidR="00927366" w:rsidRPr="00927366" w:rsidRDefault="00927366" w:rsidP="000120D8">
      <w:pPr>
        <w:autoSpaceDE w:val="0"/>
        <w:autoSpaceDN w:val="0"/>
        <w:adjustRightInd w:val="0"/>
        <w:jc w:val="both"/>
        <w:rPr>
          <w:rFonts w:asciiTheme="majorBidi" w:hAnsiTheme="majorBidi" w:cstheme="majorBidi"/>
        </w:rPr>
      </w:pPr>
    </w:p>
    <w:p w14:paraId="799F5274" w14:textId="3E666D5B" w:rsidR="00927366" w:rsidRPr="00927366" w:rsidRDefault="00927366">
      <w:pPr>
        <w:autoSpaceDE w:val="0"/>
        <w:autoSpaceDN w:val="0"/>
        <w:adjustRightInd w:val="0"/>
        <w:ind w:firstLine="14.40pt"/>
        <w:jc w:val="both"/>
        <w:rPr>
          <w:rFonts w:asciiTheme="majorBidi" w:hAnsiTheme="majorBidi" w:cstheme="majorBidi"/>
        </w:rPr>
        <w:pPrChange w:id="92" w:author="Tanmya Rampal" w:date="2023-04-02T17:29:00Z">
          <w:pPr>
            <w:autoSpaceDE w:val="0"/>
            <w:autoSpaceDN w:val="0"/>
            <w:adjustRightInd w:val="0"/>
            <w:jc w:val="both"/>
          </w:pPr>
        </w:pPrChange>
      </w:pPr>
      <w:r w:rsidRPr="00927366">
        <w:rPr>
          <w:rFonts w:asciiTheme="majorBidi" w:hAnsiTheme="majorBidi" w:cstheme="majorBidi"/>
        </w:rPr>
        <w:t>The absence of any central authority or middleman control over decentralized applications is one of their main advantages. As a result, they can provide consumers greater security, privacy, and control while also being more resistant to censorship and manipulation. Decentralized applications can also make new types of business models possible that were previously not possible with conventional centralized systems, such as tokenization and micropayments.</w:t>
      </w:r>
    </w:p>
    <w:p w14:paraId="702B36D5" w14:textId="17F0F8FE" w:rsidR="00927366" w:rsidRPr="00927366" w:rsidRDefault="00927366" w:rsidP="00927366">
      <w:pPr>
        <w:autoSpaceDE w:val="0"/>
        <w:autoSpaceDN w:val="0"/>
        <w:adjustRightInd w:val="0"/>
        <w:jc w:val="start"/>
        <w:rPr>
          <w:rFonts w:asciiTheme="majorBidi" w:hAnsiTheme="majorBidi" w:cstheme="majorBidi"/>
        </w:rPr>
      </w:pPr>
    </w:p>
    <w:p w14:paraId="44E36B9C" w14:textId="776683F5" w:rsidR="00927366" w:rsidRPr="00927366" w:rsidRDefault="00927366">
      <w:pPr>
        <w:autoSpaceDE w:val="0"/>
        <w:autoSpaceDN w:val="0"/>
        <w:adjustRightInd w:val="0"/>
        <w:ind w:firstLine="14.40pt"/>
        <w:jc w:val="both"/>
        <w:rPr>
          <w:rFonts w:asciiTheme="majorBidi" w:hAnsiTheme="majorBidi" w:cstheme="majorBidi"/>
        </w:rPr>
        <w:pPrChange w:id="93" w:author="Tanmya Rampal" w:date="2023-04-02T17:29:00Z">
          <w:pPr>
            <w:autoSpaceDE w:val="0"/>
            <w:autoSpaceDN w:val="0"/>
            <w:adjustRightInd w:val="0"/>
            <w:jc w:val="both"/>
          </w:pPr>
        </w:pPrChange>
      </w:pPr>
      <w:r w:rsidRPr="00927366">
        <w:rPr>
          <w:rFonts w:asciiTheme="majorBidi" w:hAnsiTheme="majorBidi" w:cstheme="majorBidi"/>
        </w:rPr>
        <w:t>Decentralized applications can in a wide variety of forms, from social networks and messaging services to gaming and gambling programs. The Ethereum blockchain is a well-liked platform for developing and executing smart contracts, and it provides the foundation for some of the most well-known decentralized apps. With the programming language Solidity, developers may use Ethereum to build decentralized apps with intricate logic and business rules.</w:t>
      </w:r>
    </w:p>
    <w:p w14:paraId="63A41E9B" w14:textId="77777777" w:rsidR="00927366" w:rsidRPr="00927366" w:rsidRDefault="00927366" w:rsidP="000120D8">
      <w:pPr>
        <w:autoSpaceDE w:val="0"/>
        <w:autoSpaceDN w:val="0"/>
        <w:adjustRightInd w:val="0"/>
        <w:jc w:val="both"/>
        <w:rPr>
          <w:rFonts w:asciiTheme="majorBidi" w:hAnsiTheme="majorBidi" w:cstheme="majorBidi"/>
        </w:rPr>
      </w:pPr>
    </w:p>
    <w:p w14:paraId="2A36FF78" w14:textId="2C0650B5" w:rsidR="00927366" w:rsidRPr="00927366" w:rsidRDefault="00927366">
      <w:pPr>
        <w:autoSpaceDE w:val="0"/>
        <w:autoSpaceDN w:val="0"/>
        <w:adjustRightInd w:val="0"/>
        <w:ind w:firstLine="14.40pt"/>
        <w:jc w:val="both"/>
        <w:rPr>
          <w:rFonts w:asciiTheme="majorBidi" w:hAnsiTheme="majorBidi" w:cstheme="majorBidi"/>
        </w:rPr>
        <w:pPrChange w:id="94" w:author="Tanmya Rampal" w:date="2023-04-02T17:29:00Z">
          <w:pPr>
            <w:autoSpaceDE w:val="0"/>
            <w:autoSpaceDN w:val="0"/>
            <w:adjustRightInd w:val="0"/>
            <w:jc w:val="both"/>
          </w:pPr>
        </w:pPrChange>
      </w:pPr>
      <w:r w:rsidRPr="00927366">
        <w:rPr>
          <w:rFonts w:asciiTheme="majorBidi" w:hAnsiTheme="majorBidi" w:cstheme="majorBidi"/>
        </w:rPr>
        <w:t>Uniswap, a decentralized exchange for trading bitcoins, is among the most well-known decentralized applications. Users can trade cryptocurrencies with Uniswap, which runs on the Ethereum blockchain, in a decentralized and trustless way without the need for a central exchange or middleman.</w:t>
      </w:r>
    </w:p>
    <w:p w14:paraId="1AF36C4C" w14:textId="77777777" w:rsidR="00927366" w:rsidRPr="00927366" w:rsidRDefault="00927366" w:rsidP="000120D8">
      <w:pPr>
        <w:autoSpaceDE w:val="0"/>
        <w:autoSpaceDN w:val="0"/>
        <w:adjustRightInd w:val="0"/>
        <w:jc w:val="both"/>
        <w:rPr>
          <w:rFonts w:asciiTheme="majorBidi" w:hAnsiTheme="majorBidi" w:cstheme="majorBidi"/>
        </w:rPr>
      </w:pPr>
    </w:p>
    <w:p w14:paraId="3E53BD11" w14:textId="3EBBB860" w:rsidR="00A74834" w:rsidRPr="00927366" w:rsidRDefault="00927366">
      <w:pPr>
        <w:autoSpaceDE w:val="0"/>
        <w:autoSpaceDN w:val="0"/>
        <w:adjustRightInd w:val="0"/>
        <w:ind w:firstLine="14.40pt"/>
        <w:jc w:val="both"/>
        <w:rPr>
          <w:rFonts w:asciiTheme="majorBidi" w:hAnsiTheme="majorBidi" w:cstheme="majorBidi"/>
        </w:rPr>
        <w:pPrChange w:id="95" w:author="Tanmya Rampal" w:date="2023-04-02T17:29:00Z">
          <w:pPr>
            <w:autoSpaceDE w:val="0"/>
            <w:autoSpaceDN w:val="0"/>
            <w:adjustRightInd w:val="0"/>
            <w:jc w:val="both"/>
          </w:pPr>
        </w:pPrChange>
      </w:pPr>
      <w:r w:rsidRPr="00927366">
        <w:rPr>
          <w:rFonts w:asciiTheme="majorBidi" w:hAnsiTheme="majorBidi" w:cstheme="majorBidi"/>
        </w:rPr>
        <w:t>The decentralized prediction market platform Augur is another illustration of a decentralized application. Users of Augur can build and trade prediction markets on a variety of topics, and they are rewarded for making successful forecasts with REP, the platform's own cryptocurrency.</w:t>
      </w:r>
      <w:r w:rsidR="00421707">
        <w:rPr>
          <w:rFonts w:asciiTheme="majorBidi" w:hAnsiTheme="majorBidi" w:cstheme="majorBidi"/>
        </w:rPr>
        <w:t xml:space="preserve"> </w:t>
      </w:r>
      <w:r w:rsidRPr="00927366">
        <w:rPr>
          <w:rFonts w:asciiTheme="majorBidi" w:hAnsiTheme="majorBidi" w:cstheme="majorBidi"/>
        </w:rPr>
        <w:t>In the blockchain and cryptocurrency sector, decentralized applications are an area of innovation that is expanding quickly. In the upcoming years, we may anticipate the development of even more ground-breaking and revolutionary decentralized apps due to the ongoing advancement of technology.</w:t>
      </w:r>
    </w:p>
    <w:p w14:paraId="7F622EFE" w14:textId="77777777" w:rsidR="00A74834" w:rsidRDefault="00A74834" w:rsidP="0029260B">
      <w:pPr>
        <w:jc w:val="both"/>
      </w:pPr>
    </w:p>
    <w:p w14:paraId="5FC24E8D" w14:textId="4CBEA4E1" w:rsidR="00A74834" w:rsidRDefault="00927366" w:rsidP="0029260B">
      <w:pPr>
        <w:jc w:val="both"/>
      </w:pPr>
      <w:r>
        <w:fldChar w:fldCharType="begin"/>
      </w:r>
      <w:r>
        <w:instrText xml:space="preserve"> INCLUDEPICTURE "https://blogs.lse.ac.uk/businessreview/files/2017/10/apps-dapps.jpg" \* MERGEFORMATINET </w:instrText>
      </w:r>
      <w:r>
        <w:fldChar w:fldCharType="separate"/>
      </w:r>
      <w:r>
        <w:rPr>
          <w:noProof/>
        </w:rPr>
        <w:drawing>
          <wp:inline distT="0" distB="0" distL="0" distR="0" wp14:anchorId="1634DE99" wp14:editId="5EA191E2">
            <wp:extent cx="3035808" cy="1516032"/>
            <wp:effectExtent l="0" t="0" r="0" b="0"/>
            <wp:docPr id="6" name="Picture 6" descr="Traditional firms are opening up to blockchain and its decentralised apps |  LSE Business Revie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raditional firms are opening up to blockchain and its decentralised apps |  LSE Business 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485" cy="1529854"/>
                    </a:xfrm>
                    <a:prstGeom prst="rect">
                      <a:avLst/>
                    </a:prstGeom>
                    <a:noFill/>
                    <a:ln>
                      <a:noFill/>
                    </a:ln>
                  </pic:spPr>
                </pic:pic>
              </a:graphicData>
            </a:graphic>
          </wp:inline>
        </w:drawing>
      </w:r>
      <w:r>
        <w:fldChar w:fldCharType="end"/>
      </w:r>
    </w:p>
    <w:p w14:paraId="3FBABADC" w14:textId="33CACE36" w:rsidR="00BE7764" w:rsidRDefault="00BE7764" w:rsidP="0029260B">
      <w:pPr>
        <w:jc w:val="both"/>
      </w:pPr>
      <w:r>
        <w:t>Fig- Decentralized Applications</w:t>
      </w:r>
    </w:p>
    <w:p w14:paraId="6688ABAD" w14:textId="77777777" w:rsidR="00A74834" w:rsidRDefault="00A74834" w:rsidP="0029260B">
      <w:pPr>
        <w:jc w:val="both"/>
      </w:pPr>
    </w:p>
    <w:p w14:paraId="6406107D" w14:textId="71F18E48" w:rsidR="000120D8" w:rsidRDefault="00443359" w:rsidP="00443359">
      <w:pPr>
        <w:jc w:val="both"/>
      </w:pPr>
      <w:ins w:id="96" w:author="Tanmya Rampal" w:date="2023-04-02T17:30:00Z">
        <w:r>
          <w:t xml:space="preserve">      </w:t>
        </w:r>
      </w:ins>
      <w:r w:rsidR="000120D8">
        <w:t>Blockchain technology is used by decentralized applications (dApps) as a transparent and secure mechanism to store and manage data as well as to execute and validate transactions without the involvement of middlemen. The blockchain acts as a distributed ledger to keep track of all transactions and data changes, creating an unchangeable and impenetrable record of all activity</w:t>
      </w:r>
      <w:r w:rsidR="00D72EB6">
        <w:t xml:space="preserve"> [29, 30]</w:t>
      </w:r>
      <w:r w:rsidR="000120D8">
        <w:t>.</w:t>
      </w:r>
    </w:p>
    <w:p w14:paraId="57B36B2B" w14:textId="77777777" w:rsidR="000120D8" w:rsidRDefault="000120D8" w:rsidP="000120D8">
      <w:pPr>
        <w:jc w:val="both"/>
      </w:pPr>
    </w:p>
    <w:p w14:paraId="39254078" w14:textId="5A7024D8" w:rsidR="00A74834" w:rsidRDefault="00443359" w:rsidP="00443359">
      <w:pPr>
        <w:jc w:val="both"/>
      </w:pPr>
      <w:ins w:id="97" w:author="Tanmya Rampal" w:date="2023-04-02T17:30:00Z">
        <w:r>
          <w:t xml:space="preserve">      </w:t>
        </w:r>
      </w:ins>
      <w:r w:rsidR="000120D8">
        <w:t xml:space="preserve">A decentralized application (dApp) uses the blockchain as the program's underlying architecture to handle and </w:t>
      </w:r>
      <w:r w:rsidR="000120D8">
        <w:t>interact with data in a safe and open manner. The execution of business logic or the transfer of payments can both be automated using smart contracts, which are pieces of self-executing code that are recorded on the blockchain</w:t>
      </w:r>
      <w:r w:rsidR="00D72EB6">
        <w:t xml:space="preserve"> [33]</w:t>
      </w:r>
      <w:r w:rsidR="000120D8">
        <w:t>.</w:t>
      </w:r>
    </w:p>
    <w:p w14:paraId="254BED92" w14:textId="337B1061" w:rsidR="00A74834" w:rsidRDefault="00A74834" w:rsidP="000120D8">
      <w:pPr>
        <w:jc w:val="both"/>
      </w:pPr>
    </w:p>
    <w:p w14:paraId="5BE68CC6" w14:textId="6FCC9978" w:rsidR="000120D8" w:rsidRDefault="000120D8" w:rsidP="00443359">
      <w:pPr>
        <w:jc w:val="both"/>
      </w:pPr>
      <w:r>
        <w:t>Examples of some dApps using Blockchain as their underlying mechanism-</w:t>
      </w:r>
    </w:p>
    <w:p w14:paraId="6A3F1A1A" w14:textId="77777777" w:rsidR="00B709A1" w:rsidRDefault="00B709A1" w:rsidP="000120D8">
      <w:pPr>
        <w:jc w:val="both"/>
      </w:pPr>
    </w:p>
    <w:p w14:paraId="44649E75" w14:textId="17368C36" w:rsidR="000120D8" w:rsidRDefault="000120D8" w:rsidP="000120D8">
      <w:pPr>
        <w:pStyle w:val="ListParagraph"/>
        <w:numPr>
          <w:ilvl w:val="0"/>
          <w:numId w:val="43"/>
        </w:numPr>
        <w:jc w:val="both"/>
      </w:pPr>
      <w:r>
        <w:t>Users of the popular Ethereum blockchain-based game CryptoKitties may collect, breed, and trade virtual cats.</w:t>
      </w:r>
    </w:p>
    <w:p w14:paraId="52B22808" w14:textId="25778755" w:rsidR="000120D8" w:rsidRDefault="000120D8" w:rsidP="000120D8">
      <w:pPr>
        <w:pStyle w:val="ListParagraph"/>
        <w:numPr>
          <w:ilvl w:val="0"/>
          <w:numId w:val="43"/>
        </w:numPr>
        <w:jc w:val="both"/>
      </w:pPr>
      <w:r>
        <w:t>On the Ethereum blockchain, a decentralized marketplace called Golem allows individuals to rent out their unused computing resources for jobs like producing 3D graphics.</w:t>
      </w:r>
    </w:p>
    <w:p w14:paraId="1339308A" w14:textId="1F64A23D" w:rsidR="000120D8" w:rsidRDefault="000120D8" w:rsidP="000120D8">
      <w:pPr>
        <w:pStyle w:val="ListParagraph"/>
        <w:numPr>
          <w:ilvl w:val="0"/>
          <w:numId w:val="43"/>
        </w:numPr>
        <w:jc w:val="both"/>
      </w:pPr>
      <w:r>
        <w:t>MakerDAO is a decentralized platform for stablecoins built on the Ethereum blockchain, allowing users to borrow a stablecoin (DAI) by pledging Ethereum tokens as security.</w:t>
      </w:r>
    </w:p>
    <w:p w14:paraId="07B5718D" w14:textId="06D9A377" w:rsidR="000120D8" w:rsidRDefault="000120D8" w:rsidP="00B709A1">
      <w:pPr>
        <w:pStyle w:val="ListParagraph"/>
        <w:numPr>
          <w:ilvl w:val="0"/>
          <w:numId w:val="43"/>
        </w:numPr>
        <w:jc w:val="both"/>
      </w:pPr>
      <w:r>
        <w:t>The Ethereum blockchain-based Basic Attention Token (BAT) digital advertising platform pays users in cryptocurrency for watching advertisements and other content.</w:t>
      </w:r>
    </w:p>
    <w:p w14:paraId="0C18B1B9" w14:textId="61A0E039" w:rsidR="00B709A1" w:rsidRDefault="00B709A1" w:rsidP="00B709A1">
      <w:pPr>
        <w:pStyle w:val="ListParagraph"/>
        <w:numPr>
          <w:ilvl w:val="0"/>
          <w:numId w:val="43"/>
        </w:numPr>
        <w:jc w:val="both"/>
      </w:pPr>
      <w:r>
        <w:t>Built on the Bitcoin blockchain, OpenBazaar is a decentralized marketplace for buying and selling commodities and services.</w:t>
      </w:r>
    </w:p>
    <w:p w14:paraId="44A02135" w14:textId="2D57AA8C" w:rsidR="00B709A1" w:rsidRDefault="00B709A1" w:rsidP="00B709A1">
      <w:pPr>
        <w:pStyle w:val="ListParagraph"/>
        <w:numPr>
          <w:ilvl w:val="0"/>
          <w:numId w:val="43"/>
        </w:numPr>
        <w:jc w:val="both"/>
      </w:pPr>
      <w:r>
        <w:t>Storj is a decentralized cloud storage system built on the Bitcoin blockchain that enables users to charge others for extra storage space.</w:t>
      </w:r>
    </w:p>
    <w:p w14:paraId="4207C4AF" w14:textId="77777777" w:rsidR="00B709A1" w:rsidRDefault="00B709A1" w:rsidP="00B709A1">
      <w:pPr>
        <w:pStyle w:val="ListParagraph"/>
        <w:numPr>
          <w:ilvl w:val="0"/>
          <w:numId w:val="43"/>
        </w:numPr>
        <w:jc w:val="both"/>
      </w:pPr>
      <w:r>
        <w:t>In order to facilitate transparent charitable giving and social impact projects, BitGive is a non-profit company.</w:t>
      </w:r>
    </w:p>
    <w:p w14:paraId="0092C0C5" w14:textId="12A31991" w:rsidR="000120D8" w:rsidRDefault="00B709A1" w:rsidP="00B709A1">
      <w:pPr>
        <w:pStyle w:val="ListParagraph"/>
        <w:numPr>
          <w:ilvl w:val="0"/>
          <w:numId w:val="43"/>
        </w:numPr>
        <w:jc w:val="both"/>
      </w:pPr>
      <w:r>
        <w:t>Blockstream Satellite is a satellite-based blockchain broadcast technology that transmits data globally via the Bitcoin blockchain.</w:t>
      </w:r>
    </w:p>
    <w:p w14:paraId="3ADA6849" w14:textId="23E2E467" w:rsidR="00A74834" w:rsidRDefault="00A74834" w:rsidP="00B709A1">
      <w:pPr>
        <w:jc w:val="both"/>
      </w:pPr>
    </w:p>
    <w:p w14:paraId="05387988" w14:textId="507C320D" w:rsidR="00A74834" w:rsidRDefault="00A05A63" w:rsidP="00F553C6">
      <w:pPr>
        <w:pStyle w:val="Heading3"/>
        <w:numPr>
          <w:ilvl w:val="0"/>
          <w:numId w:val="46"/>
        </w:numPr>
      </w:pPr>
      <w:r>
        <w:t>Lightning Network</w:t>
      </w:r>
    </w:p>
    <w:p w14:paraId="6B5AE540" w14:textId="77777777" w:rsidR="00A752C4" w:rsidRPr="00A752C4" w:rsidRDefault="00A752C4" w:rsidP="00A752C4"/>
    <w:p w14:paraId="3A06DBF4" w14:textId="69D7A42B" w:rsidR="00A05A63" w:rsidRDefault="00A05A63">
      <w:pPr>
        <w:ind w:firstLine="18pt"/>
        <w:jc w:val="both"/>
        <w:pPrChange w:id="98" w:author="Tanmya Rampal" w:date="2023-04-02T17:30:00Z">
          <w:pPr>
            <w:jc w:val="both"/>
          </w:pPr>
        </w:pPrChange>
      </w:pPr>
      <w:r>
        <w:t>The Lightning Network enables the connection of various payment channels, resulting in a network of payment channels between parties. This makes it possible to send money to a party indirectly through a network of linked payment channels.</w:t>
      </w:r>
    </w:p>
    <w:p w14:paraId="543C083C" w14:textId="77777777" w:rsidR="00A05A63" w:rsidRDefault="00A05A63" w:rsidP="00A05A63">
      <w:pPr>
        <w:pStyle w:val="ListParagraph"/>
        <w:jc w:val="both"/>
      </w:pPr>
    </w:p>
    <w:p w14:paraId="64BC536F" w14:textId="41197235" w:rsidR="00A05A63" w:rsidDel="00443359" w:rsidRDefault="00A05A63">
      <w:pPr>
        <w:ind w:firstLine="18pt"/>
        <w:jc w:val="both"/>
        <w:rPr>
          <w:del w:id="99" w:author="Tanmya Rampal" w:date="2023-04-02T17:30:00Z"/>
        </w:rPr>
        <w:pPrChange w:id="100" w:author="Tanmya Rampal" w:date="2023-04-02T17:30:00Z">
          <w:pPr>
            <w:jc w:val="both"/>
          </w:pPr>
        </w:pPrChange>
      </w:pPr>
      <w:r>
        <w:t>On top of the Bitcoin blockchain, there is a second layer payment mechanism called the Lightning Network. Its main goal is to make transactions on the Bitcoin network faster, less expensive, and more scalable.</w:t>
      </w:r>
      <w:ins w:id="101" w:author="Tanmya Rampal" w:date="2023-04-02T17:30:00Z">
        <w:r w:rsidR="00443359">
          <w:t xml:space="preserve"> </w:t>
        </w:r>
      </w:ins>
    </w:p>
    <w:p w14:paraId="27D9ADCE" w14:textId="77777777" w:rsidR="00A05A63" w:rsidDel="00443359" w:rsidRDefault="00A05A63" w:rsidP="00A05A63">
      <w:pPr>
        <w:pStyle w:val="ListParagraph"/>
        <w:jc w:val="both"/>
        <w:rPr>
          <w:del w:id="102" w:author="Tanmya Rampal" w:date="2023-04-02T17:30:00Z"/>
        </w:rPr>
      </w:pPr>
    </w:p>
    <w:p w14:paraId="25A2707C" w14:textId="7EB7226F" w:rsidR="00A05A63" w:rsidRDefault="00A05A63">
      <w:pPr>
        <w:ind w:firstLine="18pt"/>
        <w:jc w:val="both"/>
        <w:pPrChange w:id="103" w:author="Tanmya Rampal" w:date="2023-04-02T17:30:00Z">
          <w:pPr>
            <w:jc w:val="both"/>
          </w:pPr>
        </w:pPrChange>
      </w:pPr>
      <w:r>
        <w:t>By establishing a network of payment channels between two parties, the Lightning Network functions. As they do not need to be recorded on the Bitcoin blockchain for every transaction, these payment channels enable rapid and inexpensive transactions.</w:t>
      </w:r>
    </w:p>
    <w:p w14:paraId="6ADDCE04" w14:textId="77777777" w:rsidR="00A05A63" w:rsidRDefault="00A05A63" w:rsidP="00A05A63">
      <w:pPr>
        <w:pStyle w:val="ListParagraph"/>
        <w:jc w:val="both"/>
      </w:pPr>
    </w:p>
    <w:p w14:paraId="4BF5B537" w14:textId="025D5012" w:rsidR="00A05A63" w:rsidRDefault="00A05A63">
      <w:pPr>
        <w:ind w:firstLine="18pt"/>
        <w:jc w:val="both"/>
        <w:pPrChange w:id="104" w:author="Tanmya Rampal" w:date="2023-04-02T17:30:00Z">
          <w:pPr>
            <w:jc w:val="both"/>
          </w:pPr>
        </w:pPrChange>
      </w:pPr>
      <w:r>
        <w:t>Two parties must construct a multi-signature address on the Bitcoin blockchain in order to establish a payment channel, which necessitates that both parties approve of all transactions. Following that, they trade a number of off-chain transactions that update the payment channel's balance. When the channel is closed, the channel's final balance is recorded on the Bitcoin blockchain.</w:t>
      </w:r>
    </w:p>
    <w:p w14:paraId="03E92488" w14:textId="77777777" w:rsidR="00A05A63" w:rsidRDefault="00A05A63" w:rsidP="00A05A63">
      <w:pPr>
        <w:pStyle w:val="ListParagraph"/>
        <w:jc w:val="both"/>
      </w:pPr>
    </w:p>
    <w:p w14:paraId="32E0E4C8" w14:textId="4DAA9EFF" w:rsidR="00A05A63" w:rsidRDefault="00A05A63" w:rsidP="00A05A63">
      <w:pPr>
        <w:jc w:val="both"/>
      </w:pPr>
      <w:r>
        <w:fldChar w:fldCharType="begin"/>
      </w:r>
      <w:r>
        <w:instrText xml:space="preserve"> INCLUDEPICTURE "https://bitpanda-academy.imgix.net/null59652fe3-0122-4763-b14a-f46c60e0064e/bitpanda-academy-intermediate-18-lightning-network-infographic.png?auto=compress%2Cformat&amp;fit=min&amp;fm=jpg&amp;q=80&amp;w=2100" \* MERGEFORMATINET </w:instrText>
      </w:r>
      <w:r>
        <w:fldChar w:fldCharType="separate"/>
      </w:r>
      <w:r>
        <w:rPr>
          <w:noProof/>
        </w:rPr>
        <w:drawing>
          <wp:inline distT="0" distB="0" distL="0" distR="0" wp14:anchorId="0C2CEC34" wp14:editId="4372CCC9">
            <wp:extent cx="3081528" cy="2525189"/>
            <wp:effectExtent l="0" t="0" r="5080" b="2540"/>
            <wp:docPr id="7" name="Picture 7" descr="What is the purpose of the Lightning Network for Bitcoin? — Bitpanda Academ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What is the purpose of the Lightning Network for Bitcoin? — Bitpanda Academ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3774" cy="2559808"/>
                    </a:xfrm>
                    <a:prstGeom prst="rect">
                      <a:avLst/>
                    </a:prstGeom>
                    <a:noFill/>
                    <a:ln>
                      <a:noFill/>
                    </a:ln>
                  </pic:spPr>
                </pic:pic>
              </a:graphicData>
            </a:graphic>
          </wp:inline>
        </w:drawing>
      </w:r>
      <w:r>
        <w:fldChar w:fldCharType="end"/>
      </w:r>
    </w:p>
    <w:p w14:paraId="7D23BE32" w14:textId="0E007602" w:rsidR="00BE7764" w:rsidRDefault="00BE7764" w:rsidP="00A05A63">
      <w:pPr>
        <w:jc w:val="both"/>
      </w:pPr>
      <w:r>
        <w:t>Fig- Lightning Network</w:t>
      </w:r>
    </w:p>
    <w:p w14:paraId="20E57567" w14:textId="77777777" w:rsidR="00A05A63" w:rsidRDefault="00A05A63" w:rsidP="00A05A63">
      <w:pPr>
        <w:pStyle w:val="ListParagraph"/>
      </w:pPr>
    </w:p>
    <w:p w14:paraId="2EEFE70D" w14:textId="563372BA" w:rsidR="00A05A63" w:rsidRDefault="00443359" w:rsidP="00443359">
      <w:pPr>
        <w:jc w:val="both"/>
      </w:pPr>
      <w:ins w:id="105" w:author="Tanmya Rampal" w:date="2023-04-02T17:30:00Z">
        <w:r>
          <w:t xml:space="preserve">       </w:t>
        </w:r>
      </w:ins>
      <w:r w:rsidR="00A05A63">
        <w:t>Scalability is one of the Lightning Network's main advantages. Compared to using the Bitcoin blockchain directly, transactions can be completed more quickly and cheaply because the majority of transactions take place off-chain. For Bitcoin to become a more useful payment method, especially for micropayments, this scalability is crucial.</w:t>
      </w:r>
    </w:p>
    <w:p w14:paraId="4E4242C8" w14:textId="77777777" w:rsidR="00A05A63" w:rsidRDefault="00A05A63" w:rsidP="00A05A63">
      <w:pPr>
        <w:jc w:val="both"/>
      </w:pPr>
    </w:p>
    <w:p w14:paraId="7C0B217F" w14:textId="48148E78" w:rsidR="00A05A63" w:rsidRDefault="00A05A63">
      <w:pPr>
        <w:ind w:firstLine="18pt"/>
        <w:jc w:val="both"/>
        <w:pPrChange w:id="106" w:author="Tanmya Rampal" w:date="2023-04-02T17:30:00Z">
          <w:pPr>
            <w:jc w:val="both"/>
          </w:pPr>
        </w:pPrChange>
      </w:pPr>
      <w:r>
        <w:t>Increased anonymity is another benefit of the Lightning Network, as transactions are carried out off-chain and are not accessible to everyone on the Bitcoin blockchain. Moreover, it supports quick transactions, a crucial feature for use cases like point-of-sale transactions</w:t>
      </w:r>
      <w:r w:rsidR="00D72EB6">
        <w:t xml:space="preserve"> [31,35]</w:t>
      </w:r>
      <w:r>
        <w:t>.</w:t>
      </w:r>
    </w:p>
    <w:p w14:paraId="2B2B61D6" w14:textId="71597EDC" w:rsidR="00443359" w:rsidRDefault="00443359" w:rsidP="00443359">
      <w:pPr>
        <w:jc w:val="both"/>
        <w:rPr>
          <w:ins w:id="107" w:author="Tanmya Rampal" w:date="2023-04-02T17:30:00Z"/>
        </w:rPr>
      </w:pPr>
    </w:p>
    <w:p w14:paraId="4143A9ED" w14:textId="77777777" w:rsidR="00443359" w:rsidRDefault="00443359" w:rsidP="00443359">
      <w:pPr>
        <w:jc w:val="both"/>
        <w:rPr>
          <w:ins w:id="108" w:author="Tanmya Rampal" w:date="2023-04-02T17:30:00Z"/>
        </w:rPr>
      </w:pPr>
    </w:p>
    <w:p w14:paraId="6FCEE161" w14:textId="77777777" w:rsidR="00443359" w:rsidRDefault="00443359" w:rsidP="00443359">
      <w:pPr>
        <w:jc w:val="both"/>
      </w:pPr>
    </w:p>
    <w:p w14:paraId="6EE66A19" w14:textId="77777777" w:rsidR="00BE7764" w:rsidRDefault="00BE7764" w:rsidP="00A05A63">
      <w:pPr>
        <w:jc w:val="both"/>
      </w:pPr>
    </w:p>
    <w:p w14:paraId="620046BE" w14:textId="77777777" w:rsidR="00A05A63" w:rsidRDefault="00A05A63" w:rsidP="00BE7764">
      <w:pPr>
        <w:jc w:val="both"/>
      </w:pPr>
    </w:p>
    <w:p w14:paraId="619FB27F" w14:textId="045A7C69" w:rsidR="00A05A63" w:rsidRDefault="00A05A63" w:rsidP="00F553C6">
      <w:pPr>
        <w:pStyle w:val="Heading3"/>
        <w:numPr>
          <w:ilvl w:val="0"/>
          <w:numId w:val="46"/>
        </w:numPr>
      </w:pPr>
      <w:r>
        <w:t>OpenBazaar</w:t>
      </w:r>
    </w:p>
    <w:p w14:paraId="73402BC6" w14:textId="77777777" w:rsidR="00A05A63" w:rsidRDefault="00A05A63" w:rsidP="00A05A63">
      <w:pPr>
        <w:pStyle w:val="ListParagraph"/>
        <w:jc w:val="both"/>
      </w:pPr>
    </w:p>
    <w:p w14:paraId="4B0862D4" w14:textId="178DA7B8" w:rsidR="005E1C0A" w:rsidRDefault="005E1C0A">
      <w:pPr>
        <w:ind w:firstLine="18pt"/>
        <w:jc w:val="both"/>
        <w:pPrChange w:id="109" w:author="Tanmya Rampal" w:date="2023-04-02T17:30:00Z">
          <w:pPr>
            <w:jc w:val="both"/>
          </w:pPr>
        </w:pPrChange>
      </w:pPr>
      <w:r>
        <w:t>A decentralized market using blockchain technology is called OpenBazaar. Instead of using middlemen like in conventional marketplaces, the platform enables users to transact directly with one another for the purchase and sale of goods and services. Peer-to-peer (P2P) networks enable private and secure transactions.</w:t>
      </w:r>
    </w:p>
    <w:p w14:paraId="1BC44944" w14:textId="77777777" w:rsidR="005E1C0A" w:rsidRDefault="005E1C0A" w:rsidP="005E1C0A">
      <w:pPr>
        <w:pStyle w:val="ListParagraph"/>
      </w:pPr>
    </w:p>
    <w:p w14:paraId="541573D7" w14:textId="2241317E" w:rsidR="005E1C0A" w:rsidRDefault="005E1C0A">
      <w:pPr>
        <w:ind w:firstLine="18pt"/>
        <w:jc w:val="both"/>
        <w:pPrChange w:id="110" w:author="Tanmya Rampal" w:date="2023-04-02T17:30:00Z">
          <w:pPr>
            <w:jc w:val="both"/>
          </w:pPr>
        </w:pPrChange>
      </w:pPr>
      <w:r>
        <w:t>There is no central authority or control over OpenBazaar because it runs on a decentralized network. The InterPlanetary File System (IPFS), a protocol for storing and distributing files in a distributed network, is used to establish direct connections between users. This means that transactions are carried out directly between buyers and sellers and that there are no fees or limitations on what can be offered on the platform.</w:t>
      </w:r>
      <w:r w:rsidR="00421707">
        <w:t xml:space="preserve"> </w:t>
      </w:r>
      <w:r>
        <w:t>Users must download and install OpenBazaar on their computer or mobile device in order to utilize it. Users can then register on the platform, establish a profile, and start buying and selling. On OpenBazaar, transactions are made using digital currencies like Bitcoin, Ethereum, and Litecoin.</w:t>
      </w:r>
    </w:p>
    <w:p w14:paraId="277CF343" w14:textId="77777777" w:rsidR="005E1C0A" w:rsidRDefault="005E1C0A" w:rsidP="005E1C0A">
      <w:pPr>
        <w:jc w:val="both"/>
      </w:pPr>
    </w:p>
    <w:p w14:paraId="58BA14DE" w14:textId="376DE6A6" w:rsidR="005E1C0A" w:rsidRDefault="005E1C0A">
      <w:pPr>
        <w:ind w:firstLine="18pt"/>
        <w:jc w:val="both"/>
        <w:pPrChange w:id="111" w:author="Tanmya Rampal" w:date="2023-04-02T17:30:00Z">
          <w:pPr>
            <w:jc w:val="both"/>
          </w:pPr>
        </w:pPrChange>
      </w:pPr>
      <w:r>
        <w:t>OpenBazaar's emphasis on privacy and security is one of its standout characteristics. The platform employs encryption to guarantee the privacy and security of every transaction. Additionally, because all data is housed in a decentralised network, there is no central database or server that outsiders can break into or access</w:t>
      </w:r>
      <w:r w:rsidR="00D72EB6">
        <w:t xml:space="preserve"> [36]</w:t>
      </w:r>
      <w:r>
        <w:t>.</w:t>
      </w:r>
    </w:p>
    <w:p w14:paraId="0324F06A" w14:textId="77777777" w:rsidR="00A05A63" w:rsidRDefault="00A05A63" w:rsidP="00A05A63">
      <w:pPr>
        <w:pStyle w:val="ListParagraph"/>
        <w:jc w:val="both"/>
      </w:pPr>
    </w:p>
    <w:p w14:paraId="66F3636E" w14:textId="1AD656E9" w:rsidR="005E1C0A" w:rsidRDefault="005E1C0A" w:rsidP="005E1C0A">
      <w:pPr>
        <w:jc w:val="both"/>
      </w:pPr>
      <w:r>
        <w:fldChar w:fldCharType="begin"/>
      </w:r>
      <w:r>
        <w:instrText xml:space="preserve"> INCLUDEPICTURE "https://i.pinimg.com/736x/ba/52/90/ba52900028941aabf15ca3ccc94faf3d--peer-to-peer-sharing-economy.jpg" \* MERGEFORMATINET </w:instrText>
      </w:r>
      <w:r>
        <w:fldChar w:fldCharType="separate"/>
      </w:r>
      <w:r>
        <w:rPr>
          <w:noProof/>
        </w:rPr>
        <w:drawing>
          <wp:inline distT="0" distB="0" distL="0" distR="0" wp14:anchorId="2676E492" wp14:editId="10EAA739">
            <wp:extent cx="3072384" cy="2170748"/>
            <wp:effectExtent l="0" t="0" r="1270" b="1270"/>
            <wp:docPr id="10" name="Picture 10" descr="OpenBazaar | Blockchain, Airbnb, Ube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OpenBazaar | Blockchain, Airbnb, U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1726" cy="2205610"/>
                    </a:xfrm>
                    <a:prstGeom prst="rect">
                      <a:avLst/>
                    </a:prstGeom>
                    <a:noFill/>
                    <a:ln>
                      <a:noFill/>
                    </a:ln>
                  </pic:spPr>
                </pic:pic>
              </a:graphicData>
            </a:graphic>
          </wp:inline>
        </w:drawing>
      </w:r>
      <w:r>
        <w:fldChar w:fldCharType="end"/>
      </w:r>
    </w:p>
    <w:p w14:paraId="39BAE866" w14:textId="718E5AE9" w:rsidR="005E1C0A" w:rsidRDefault="00BE7764" w:rsidP="005E1C0A">
      <w:pPr>
        <w:jc w:val="both"/>
      </w:pPr>
      <w:r>
        <w:t>Fig- OpenBazaar vs Status Quo</w:t>
      </w:r>
    </w:p>
    <w:p w14:paraId="50BC9A6C" w14:textId="77777777" w:rsidR="00BE7764" w:rsidRDefault="00BE7764" w:rsidP="005E1C0A">
      <w:pPr>
        <w:jc w:val="both"/>
      </w:pPr>
    </w:p>
    <w:p w14:paraId="5CDA5654" w14:textId="03AE6819" w:rsidR="005E1C0A" w:rsidRDefault="00443359" w:rsidP="00443359">
      <w:pPr>
        <w:jc w:val="both"/>
      </w:pPr>
      <w:ins w:id="112" w:author="Tanmya Rampal" w:date="2023-04-02T17:31:00Z">
        <w:r>
          <w:t xml:space="preserve">       </w:t>
        </w:r>
      </w:ins>
      <w:r w:rsidR="005E1C0A">
        <w:t>The capability of OpenBazaar to facilitate international trading is another crucial characteristic. It is a genuinely global marketplace since users can deal with anyone anywhere in the globe and there are no middlemen or limitations on what can be sold.</w:t>
      </w:r>
      <w:r w:rsidR="00BE7764">
        <w:t xml:space="preserve"> </w:t>
      </w:r>
      <w:r w:rsidR="005E1C0A">
        <w:t>Moreover, OpenBazaar offers a special rating system that lets buyers and merchants assess their interactions with one another. Users may then decide who to transact with greater knowledge thanks to the increased trust and confidence in the market.</w:t>
      </w:r>
    </w:p>
    <w:p w14:paraId="3F2EAF8E" w14:textId="77777777" w:rsidR="005E1C0A" w:rsidRDefault="005E1C0A" w:rsidP="005E1C0A"/>
    <w:p w14:paraId="0A19E944" w14:textId="444D2732" w:rsidR="005E1C0A" w:rsidRDefault="005E1C0A">
      <w:pPr>
        <w:ind w:firstLine="18pt"/>
        <w:jc w:val="both"/>
        <w:pPrChange w:id="113" w:author="Tanmya Rampal" w:date="2023-04-02T17:31:00Z">
          <w:pPr>
            <w:jc w:val="both"/>
          </w:pPr>
        </w:pPrChange>
      </w:pPr>
      <w:r>
        <w:t>Ultimately, OpenBazaar is a ground-breaking platform that offers consumers and sellers a decentralised, private, and secure marketplace. It is a promising alternative to conventional marketplaces and is anticipated to continue growing in popularity due to its emphasis on peer-to-peer transactions, privacy, and security</w:t>
      </w:r>
      <w:r w:rsidR="00D72EB6">
        <w:t xml:space="preserve"> [37]</w:t>
      </w:r>
      <w:r>
        <w:t>.</w:t>
      </w:r>
    </w:p>
    <w:p w14:paraId="0186D358" w14:textId="77777777" w:rsidR="00A05A63" w:rsidRDefault="00A05A63" w:rsidP="00A05A63">
      <w:pPr>
        <w:pStyle w:val="ListParagraph"/>
        <w:jc w:val="both"/>
      </w:pPr>
    </w:p>
    <w:p w14:paraId="5E3CB908" w14:textId="4F2D8C9A" w:rsidR="00A74834" w:rsidRDefault="00A05A63" w:rsidP="00F553C6">
      <w:pPr>
        <w:pStyle w:val="Heading3"/>
        <w:numPr>
          <w:ilvl w:val="0"/>
          <w:numId w:val="46"/>
        </w:numPr>
      </w:pPr>
      <w:r>
        <w:t>Counterparty</w:t>
      </w:r>
    </w:p>
    <w:p w14:paraId="4036A6CC" w14:textId="77777777" w:rsidR="00F553C6" w:rsidRPr="00F553C6" w:rsidRDefault="00F553C6" w:rsidP="00F553C6"/>
    <w:p w14:paraId="5AA00EB0" w14:textId="77777777" w:rsidR="00F553C6" w:rsidRDefault="00F553C6">
      <w:pPr>
        <w:ind w:firstLine="18pt"/>
        <w:jc w:val="both"/>
        <w:pPrChange w:id="114" w:author="Tanmya Rampal" w:date="2023-04-02T17:30:00Z">
          <w:pPr>
            <w:jc w:val="both"/>
          </w:pPr>
        </w:pPrChange>
      </w:pPr>
      <w:r>
        <w:t>Using the Bitcoin blockchain, users may generate and trade digital assets using Counterparty, a decentralised platform. The development of unique tokens, smart contracts, and decentralised apps (dApps) on the Bitcoin network is made possible by this peer-to-peer protocol.</w:t>
      </w:r>
    </w:p>
    <w:p w14:paraId="49605E3D" w14:textId="77777777" w:rsidR="00F553C6" w:rsidRDefault="00F553C6" w:rsidP="00A752C4">
      <w:pPr>
        <w:jc w:val="both"/>
      </w:pPr>
    </w:p>
    <w:p w14:paraId="5A02882F" w14:textId="110C1E02" w:rsidR="005E1C0A" w:rsidRDefault="00F553C6">
      <w:pPr>
        <w:ind w:firstLine="18pt"/>
        <w:jc w:val="both"/>
        <w:pPrChange w:id="115" w:author="Tanmya Rampal" w:date="2023-04-02T17:30:00Z">
          <w:pPr>
            <w:jc w:val="both"/>
          </w:pPr>
        </w:pPrChange>
      </w:pPr>
      <w:r>
        <w:t>Using the security and dependability of the Bitcoin blockchain as a layer, Counterparty functions as a platform for asset creation and administration. Custom tokens that represent anything from company shares to in-game items or other digital assets can be created and issued by users. The immutability and traceability of these tokens are guaranteed by their storage on the Bitcoin network.</w:t>
      </w:r>
    </w:p>
    <w:p w14:paraId="46416E5F" w14:textId="77777777" w:rsidR="00A752C4" w:rsidRDefault="00A752C4" w:rsidP="00A752C4">
      <w:pPr>
        <w:jc w:val="both"/>
      </w:pPr>
    </w:p>
    <w:p w14:paraId="14EFB9A0" w14:textId="7B51B63C" w:rsidR="00F553C6" w:rsidRDefault="00F553C6">
      <w:pPr>
        <w:ind w:firstLine="18pt"/>
        <w:jc w:val="both"/>
        <w:pPrChange w:id="116" w:author="Tanmya Rampal" w:date="2023-04-02T17:30:00Z">
          <w:pPr>
            <w:jc w:val="both"/>
          </w:pPr>
        </w:pPrChange>
      </w:pPr>
      <w:r>
        <w:t xml:space="preserve">Counterparty facilitates the creation and execution of smart contracts in addition to the creation of tokens. These contracts have their conditions directly put into lines of code, making them self-executing. Smart contracts can be used to manage supply chains, automate intricate transactions, and </w:t>
      </w:r>
      <w:r>
        <w:lastRenderedPageBreak/>
        <w:t>more.</w:t>
      </w:r>
      <w:r w:rsidR="00421707">
        <w:t xml:space="preserve"> </w:t>
      </w:r>
      <w:r>
        <w:t>Decentralized apps (dApps) can be created using Counterparty on the Bitcoin network. These programs, which can be configured to run independently and securely on the blockchain, can range from online games to financial applications.</w:t>
      </w:r>
    </w:p>
    <w:p w14:paraId="40975EDB" w14:textId="77777777" w:rsidR="00E24330" w:rsidRDefault="00E24330" w:rsidP="00421707">
      <w:pPr>
        <w:jc w:val="both"/>
      </w:pPr>
    </w:p>
    <w:p w14:paraId="01C23645" w14:textId="1EEDA330" w:rsidR="00A752C4" w:rsidRDefault="00E24330" w:rsidP="00A752C4">
      <w:pPr>
        <w:jc w:val="both"/>
      </w:pPr>
      <w:r>
        <w:fldChar w:fldCharType="begin"/>
      </w:r>
      <w:r>
        <w:instrText xml:space="preserve"> INCLUDEPICTURE "https://cwstatic.nyc3.cdn.digitaloceanspaces.com/images/2019/07/Counterparty-DEX-How-it-works.png" \* MERGEFORMATINET </w:instrText>
      </w:r>
      <w:r>
        <w:fldChar w:fldCharType="separate"/>
      </w:r>
      <w:r>
        <w:rPr>
          <w:noProof/>
        </w:rPr>
        <w:drawing>
          <wp:inline distT="0" distB="0" distL="0" distR="0" wp14:anchorId="14AB82B9" wp14:editId="36881DD7">
            <wp:extent cx="3089910" cy="803910"/>
            <wp:effectExtent l="0" t="0" r="0" b="0"/>
            <wp:docPr id="14" name="Picture 14" descr="Counterparty DEX – Reviews, Fees &amp; Cryptos (2023) | Cryptowisse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ounterparty DEX – Reviews, Fees &amp; Cryptos (2023) | Cryptowiss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803910"/>
                    </a:xfrm>
                    <a:prstGeom prst="rect">
                      <a:avLst/>
                    </a:prstGeom>
                    <a:noFill/>
                    <a:ln>
                      <a:noFill/>
                    </a:ln>
                  </pic:spPr>
                </pic:pic>
              </a:graphicData>
            </a:graphic>
          </wp:inline>
        </w:drawing>
      </w:r>
      <w:r>
        <w:fldChar w:fldCharType="end"/>
      </w:r>
    </w:p>
    <w:p w14:paraId="5A03B6DB" w14:textId="2CBAD7FF" w:rsidR="00E24330" w:rsidRDefault="00E24330" w:rsidP="00A752C4">
      <w:pPr>
        <w:jc w:val="both"/>
      </w:pPr>
      <w:r>
        <w:t>Fig- Counterparty Bitcoin Blockchain</w:t>
      </w:r>
    </w:p>
    <w:p w14:paraId="09A1F72F" w14:textId="77777777" w:rsidR="00E24330" w:rsidRDefault="00E24330" w:rsidP="00A752C4">
      <w:pPr>
        <w:jc w:val="both"/>
      </w:pPr>
    </w:p>
    <w:p w14:paraId="00BE3E59" w14:textId="21AE394B" w:rsidR="00F553C6" w:rsidRDefault="00443359" w:rsidP="00443359">
      <w:pPr>
        <w:jc w:val="both"/>
      </w:pPr>
      <w:ins w:id="117" w:author="Tanmya Rampal" w:date="2023-04-02T17:31:00Z">
        <w:r>
          <w:t xml:space="preserve">       </w:t>
        </w:r>
      </w:ins>
      <w:r w:rsidR="00F553C6">
        <w:t xml:space="preserve">Allowing for decentralised asset trading is one of Counterparty's primary features. On the platform, users can directly buy and sell assets without the aid of middlemen or </w:t>
      </w:r>
      <w:r w:rsidR="00A752C4">
        <w:t>centralized</w:t>
      </w:r>
      <w:r w:rsidR="00F553C6">
        <w:t xml:space="preserve"> exchanges. As all transactions are tracked on the Bitcoin blockchain, it is a safer and more open way to transfer digital assets.</w:t>
      </w:r>
      <w:r w:rsidR="00421707">
        <w:t xml:space="preserve"> </w:t>
      </w:r>
      <w:r w:rsidR="00F553C6">
        <w:t xml:space="preserve">The community-driven development of Counterparty is another key component. Anyone can contribute to the platform's growth and improvement because it is </w:t>
      </w:r>
      <w:r w:rsidR="00A752C4">
        <w:t>open source</w:t>
      </w:r>
      <w:r w:rsidR="00F553C6">
        <w:t xml:space="preserve">. This guarantees that the platform is always using the most recent technology and industry standards. </w:t>
      </w:r>
    </w:p>
    <w:p w14:paraId="68F7FBE0" w14:textId="77777777" w:rsidR="00F553C6" w:rsidRDefault="00F553C6" w:rsidP="00F553C6">
      <w:pPr>
        <w:jc w:val="both"/>
      </w:pPr>
    </w:p>
    <w:p w14:paraId="2CE643AC" w14:textId="2BF19784" w:rsidR="00F553C6" w:rsidRDefault="00443359" w:rsidP="00443359">
      <w:pPr>
        <w:jc w:val="both"/>
        <w:rPr>
          <w:ins w:id="118" w:author="Tanmya Rampal" w:date="2023-04-02T17:31:00Z"/>
        </w:rPr>
      </w:pPr>
      <w:ins w:id="119" w:author="Tanmya Rampal" w:date="2023-04-02T17:31:00Z">
        <w:r>
          <w:t xml:space="preserve">       </w:t>
        </w:r>
      </w:ins>
      <w:r w:rsidR="00F553C6" w:rsidRPr="00F553C6">
        <w:t xml:space="preserve">The creation and maintenance of digital assets on the Bitcoin blockchain are made possible by Counterparty, a strong and adaptable platform. It is a promising platform for a variety of applications in the digital asset market because of its support for </w:t>
      </w:r>
      <w:r w:rsidR="00A752C4" w:rsidRPr="00F553C6">
        <w:t>customized</w:t>
      </w:r>
      <w:r w:rsidR="00F553C6" w:rsidRPr="00F553C6">
        <w:t xml:space="preserve"> tokens, smart contracts, and decentralised apps (dApps), as well as its emphasis on decentralised trading and community-driven development</w:t>
      </w:r>
      <w:r w:rsidR="00D72EB6">
        <w:t xml:space="preserve"> [33,34]</w:t>
      </w:r>
      <w:r w:rsidR="00F553C6" w:rsidRPr="00F553C6">
        <w:t>.</w:t>
      </w:r>
    </w:p>
    <w:p w14:paraId="5679202D" w14:textId="77777777" w:rsidR="00443359" w:rsidRPr="0029260B" w:rsidRDefault="00443359" w:rsidP="00443359">
      <w:pPr>
        <w:jc w:val="both"/>
      </w:pPr>
    </w:p>
    <w:p w14:paraId="5AB2145F" w14:textId="48342588" w:rsidR="007B1D2E" w:rsidRPr="00F553C6" w:rsidRDefault="00AE7ABB" w:rsidP="00F553C6">
      <w:pPr>
        <w:pStyle w:val="Heading1"/>
        <w:rPr>
          <w:sz w:val="24"/>
          <w:szCs w:val="24"/>
        </w:rPr>
      </w:pPr>
      <w:r>
        <w:t xml:space="preserve"> </w:t>
      </w:r>
      <w:r w:rsidRPr="00F553C6">
        <w:rPr>
          <w:sz w:val="24"/>
          <w:szCs w:val="24"/>
        </w:rPr>
        <w:t xml:space="preserve">how blockchain improved </w:t>
      </w:r>
    </w:p>
    <w:p w14:paraId="15F5C769" w14:textId="362C4C9B" w:rsidR="007B1D2E" w:rsidRDefault="007B1D2E" w:rsidP="00F553C6">
      <w:pPr>
        <w:pStyle w:val="Heading2"/>
        <w:numPr>
          <w:ilvl w:val="1"/>
          <w:numId w:val="46"/>
        </w:numPr>
        <w:ind w:start="14.40pt"/>
      </w:pPr>
      <w:r w:rsidRPr="00FA5220">
        <w:t>BEvote</w:t>
      </w:r>
    </w:p>
    <w:p w14:paraId="0A585B06" w14:textId="36F0CF5B" w:rsidR="007B1D2E" w:rsidRDefault="007B1D2E" w:rsidP="00B72F06">
      <w:pPr>
        <w:ind w:firstLine="7.05pt"/>
        <w:jc w:val="both"/>
      </w:pPr>
      <w:r w:rsidRPr="007B1D2E">
        <w:t xml:space="preserve">The design outlined is vulnerable to two potential threats in real-world scenarios. First, a Sybil attack where an attacker creates </w:t>
      </w:r>
      <w:r w:rsidR="00B72F06" w:rsidRPr="007B1D2E">
        <w:t>several</w:t>
      </w:r>
      <w:r w:rsidRPr="007B1D2E">
        <w:t xml:space="preserve"> Bitcoin addresses to </w:t>
      </w:r>
      <w:r w:rsidR="00B72F06" w:rsidRPr="007B1D2E">
        <w:t>fake</w:t>
      </w:r>
      <w:r w:rsidRPr="007B1D2E">
        <w:t xml:space="preserve"> the identities of voters and gain more voting rights. Second, the premature leakage of ballots by a misbehaving insider of the Supervisor who </w:t>
      </w:r>
      <w:r w:rsidR="00B72F06">
        <w:t>could</w:t>
      </w:r>
      <w:r w:rsidRPr="007B1D2E">
        <w:t xml:space="preserve"> </w:t>
      </w:r>
      <w:r w:rsidR="00B72F06" w:rsidRPr="007B1D2E">
        <w:t>reveal</w:t>
      </w:r>
      <w:r w:rsidRPr="007B1D2E">
        <w:t xml:space="preserve"> the ballots before the voting has ended.</w:t>
      </w:r>
    </w:p>
    <w:p w14:paraId="44DBA05A" w14:textId="77777777" w:rsidR="00B709A1" w:rsidRDefault="00B709A1" w:rsidP="00111509">
      <w:pPr>
        <w:jc w:val="both"/>
      </w:pPr>
    </w:p>
    <w:p w14:paraId="5E42DB94" w14:textId="6C9D2C19" w:rsidR="00111509" w:rsidRPr="007B3F59" w:rsidRDefault="00111509" w:rsidP="00111509">
      <w:pPr>
        <w:pStyle w:val="ListParagraph"/>
        <w:numPr>
          <w:ilvl w:val="0"/>
          <w:numId w:val="39"/>
        </w:numPr>
        <w:spacing w:after="8pt" w:line="12.95pt" w:lineRule="auto"/>
        <w:jc w:val="both"/>
        <w:rPr>
          <w:i/>
          <w:iCs/>
        </w:rPr>
      </w:pPr>
      <w:r w:rsidRPr="007B3F59">
        <w:rPr>
          <w:i/>
          <w:iCs/>
        </w:rPr>
        <w:t xml:space="preserve"> E-Voting Protocol for </w:t>
      </w:r>
      <w:proofErr w:type="spellStart"/>
      <w:r w:rsidRPr="007B3F59">
        <w:rPr>
          <w:i/>
          <w:iCs/>
        </w:rPr>
        <w:t>BEvote</w:t>
      </w:r>
      <w:proofErr w:type="spellEnd"/>
      <w:r w:rsidR="007F5B19">
        <w:rPr>
          <w:i/>
          <w:iCs/>
        </w:rPr>
        <w:t xml:space="preserve"> for enhanced security</w:t>
      </w:r>
    </w:p>
    <w:p w14:paraId="0051F4ED" w14:textId="3F4002C6" w:rsidR="00111509" w:rsidRDefault="00111509" w:rsidP="00443359">
      <w:pPr>
        <w:ind w:firstLine="7.05pt"/>
        <w:jc w:val="both"/>
        <w:rPr>
          <w:ins w:id="120" w:author="Tanmya Rampal" w:date="2023-04-02T17:32:00Z"/>
        </w:rPr>
      </w:pPr>
      <w:r w:rsidRPr="00EE4DF9">
        <w:t xml:space="preserve">A </w:t>
      </w:r>
      <w:r w:rsidR="00B72F06" w:rsidRPr="00EE4DF9">
        <w:t>safeguard</w:t>
      </w:r>
      <w:r w:rsidRPr="00EE4DF9">
        <w:t xml:space="preserve"> E-voting protocol is designed to address the potential </w:t>
      </w:r>
      <w:r w:rsidR="00B72F06" w:rsidRPr="00EE4DF9">
        <w:t>risks</w:t>
      </w:r>
      <w:r w:rsidRPr="00EE4DF9">
        <w:t xml:space="preserve"> outlined earlier in BEvote. The protocol includes </w:t>
      </w:r>
      <w:r w:rsidR="00B72F06">
        <w:t>a</w:t>
      </w:r>
      <w:r w:rsidRPr="00EE4DF9">
        <w:t xml:space="preserve"> </w:t>
      </w:r>
      <w:r w:rsidR="00B72F06" w:rsidRPr="00EE4DF9">
        <w:t>validation</w:t>
      </w:r>
      <w:r w:rsidRPr="00EE4DF9">
        <w:t xml:space="preserve"> mechanism based on public key</w:t>
      </w:r>
      <w:r w:rsidR="00B72F06">
        <w:t xml:space="preserve"> based </w:t>
      </w:r>
      <w:r w:rsidRPr="00EE4DF9">
        <w:t xml:space="preserve"> cryptography to </w:t>
      </w:r>
      <w:r w:rsidR="00B72F06" w:rsidRPr="00EE4DF9">
        <w:t>avert</w:t>
      </w:r>
      <w:r w:rsidRPr="00EE4DF9">
        <w:t xml:space="preserve"> Sybil attacks and an encryption policy using </w:t>
      </w:r>
      <w:r w:rsidR="00B72F06" w:rsidRPr="00EE4DF9">
        <w:t>collaborative</w:t>
      </w:r>
      <w:r w:rsidRPr="00EE4DF9">
        <w:t xml:space="preserve"> Shamir random secret sharing to </w:t>
      </w:r>
      <w:r w:rsidR="00B72F06" w:rsidRPr="00EE4DF9">
        <w:t>thwart</w:t>
      </w:r>
      <w:r w:rsidRPr="00EE4DF9">
        <w:t xml:space="preserve"> </w:t>
      </w:r>
      <w:r w:rsidR="00B72F06" w:rsidRPr="00EE4DF9">
        <w:t>untimely</w:t>
      </w:r>
      <w:r w:rsidRPr="00EE4DF9">
        <w:t xml:space="preserve"> leakage of ballots by Supervisors. The protocol involves several steps, including registration, anonymous address generation, secret sharing, ballot creation, and voting transaction broadcasting. Each candidate collects secret shares from the voting transactions and constructs a winning transaction if enough shares are obtained, while the Voter constructs a refund transaction otherwise. </w:t>
      </w:r>
    </w:p>
    <w:p w14:paraId="1684E698" w14:textId="77777777" w:rsidR="00443359" w:rsidRPr="00EE4DF9" w:rsidRDefault="00443359">
      <w:pPr>
        <w:ind w:firstLine="7.05pt"/>
        <w:jc w:val="both"/>
        <w:pPrChange w:id="121" w:author="Tanmya Rampal" w:date="2023-04-02T17:31:00Z">
          <w:pPr>
            <w:jc w:val="both"/>
          </w:pPr>
        </w:pPrChange>
      </w:pPr>
    </w:p>
    <w:p w14:paraId="632DE0E4" w14:textId="77777777" w:rsidR="00111509" w:rsidRPr="00636BED" w:rsidRDefault="00111509" w:rsidP="00111509">
      <w:pPr>
        <w:jc w:val="both"/>
      </w:pPr>
      <w:r w:rsidRPr="00636BED">
        <w:t xml:space="preserve">Furthermore, the security of the protocol may also depend on the implementation of the Supervisor's verification process, which is crucial in ensuring that only legitimate voters, </w:t>
      </w:r>
      <w:r w:rsidRPr="00636BED">
        <w:t>candidates, and mixers participate in the election. If the verification process is not robust enough, it could result in fraudulent or invalid votes, compromising the integrity of the election.</w:t>
      </w:r>
    </w:p>
    <w:p w14:paraId="41BC0DBE" w14:textId="75E9F97C" w:rsidR="00111509" w:rsidRDefault="00111509">
      <w:pPr>
        <w:ind w:firstLine="7.05pt"/>
        <w:jc w:val="both"/>
        <w:pPrChange w:id="122" w:author="Tanmya Rampal" w:date="2023-04-02T17:31:00Z">
          <w:pPr>
            <w:jc w:val="both"/>
          </w:pPr>
        </w:pPrChange>
      </w:pPr>
      <w:r w:rsidRPr="00EE4DF9">
        <w:t>However,</w:t>
      </w:r>
      <w:r w:rsidRPr="00636BED">
        <w:t xml:space="preserve"> while the proposed protocol for anonymous voting using Bitcoin addresses and secret sharing seems promising, implementing it in practice will require careful consideration of the potential challenges and limitations. It may also require a high level of technical expertise and resources to ensure that the protocol is implemented securely</w:t>
      </w:r>
      <w:r w:rsidR="000120D8">
        <w:t>.</w:t>
      </w:r>
    </w:p>
    <w:p w14:paraId="58FF1EDC" w14:textId="77777777" w:rsidR="00111509" w:rsidRDefault="00111509" w:rsidP="00111509">
      <w:pPr>
        <w:jc w:val="both"/>
      </w:pPr>
    </w:p>
    <w:p w14:paraId="3912F9D0" w14:textId="0F8754A3" w:rsidR="00111509" w:rsidRPr="0029260B" w:rsidRDefault="00111509" w:rsidP="00111509">
      <w:pPr>
        <w:pStyle w:val="ListParagraph"/>
        <w:numPr>
          <w:ilvl w:val="0"/>
          <w:numId w:val="39"/>
        </w:numPr>
        <w:jc w:val="both"/>
        <w:rPr>
          <w:i/>
          <w:iCs/>
        </w:rPr>
      </w:pPr>
      <w:r w:rsidRPr="0029260B">
        <w:rPr>
          <w:i/>
          <w:iCs/>
        </w:rPr>
        <w:t>Security Analysis</w:t>
      </w:r>
    </w:p>
    <w:p w14:paraId="64BE0574" w14:textId="45D8E0CF" w:rsidR="00443359" w:rsidRDefault="00B72F06" w:rsidP="00443359">
      <w:pPr>
        <w:ind w:firstLine="7.05pt"/>
        <w:jc w:val="both"/>
        <w:rPr>
          <w:ins w:id="123" w:author="Tanmya Rampal" w:date="2023-04-02T17:32:00Z"/>
        </w:rPr>
      </w:pPr>
      <w:r w:rsidRPr="00EE4DF9">
        <w:t>A</w:t>
      </w:r>
      <w:r w:rsidR="00111509" w:rsidRPr="00EE4DF9">
        <w:t xml:space="preserve"> </w:t>
      </w:r>
      <w:r w:rsidR="00111509" w:rsidRPr="0030724C">
        <w:t xml:space="preserve">series of theorems to </w:t>
      </w:r>
      <w:r w:rsidR="00111509" w:rsidRPr="00EE4DF9">
        <w:t xml:space="preserve">are provided to </w:t>
      </w:r>
      <w:r w:rsidR="00111509" w:rsidRPr="0030724C">
        <w:t xml:space="preserve">prove the </w:t>
      </w:r>
      <w:r w:rsidRPr="0030724C">
        <w:t>efficiency</w:t>
      </w:r>
      <w:r w:rsidR="00111509" w:rsidRPr="0030724C">
        <w:t xml:space="preserve"> and </w:t>
      </w:r>
      <w:proofErr w:type="spellStart"/>
      <w:r>
        <w:t>robustnesss</w:t>
      </w:r>
      <w:proofErr w:type="spellEnd"/>
      <w:r>
        <w:t xml:space="preserve"> </w:t>
      </w:r>
      <w:r w:rsidR="00111509" w:rsidRPr="0030724C">
        <w:t xml:space="preserve">of the </w:t>
      </w:r>
      <w:proofErr w:type="spellStart"/>
      <w:r w:rsidR="00111509" w:rsidRPr="0030724C">
        <w:t>BEvote</w:t>
      </w:r>
      <w:proofErr w:type="spellEnd"/>
      <w:r w:rsidR="00111509" w:rsidRPr="0030724C">
        <w:t xml:space="preserve"> e-voting protocol. The first theorem focuses on the validity of the protocol, which ensures that only valid </w:t>
      </w:r>
      <w:r w:rsidRPr="0030724C">
        <w:t>bodies</w:t>
      </w:r>
      <w:r w:rsidR="00111509" w:rsidRPr="0030724C">
        <w:t xml:space="preserve"> </w:t>
      </w:r>
      <w:r w:rsidRPr="0030724C">
        <w:t>examined</w:t>
      </w:r>
      <w:r w:rsidR="00111509" w:rsidRPr="0030724C">
        <w:t xml:space="preserve"> can</w:t>
      </w:r>
      <w:r>
        <w:t xml:space="preserve"> </w:t>
      </w:r>
      <w:r w:rsidRPr="0030724C">
        <w:t xml:space="preserve">chip </w:t>
      </w:r>
      <w:r>
        <w:t>into</w:t>
      </w:r>
      <w:r w:rsidR="00111509" w:rsidRPr="0030724C">
        <w:t xml:space="preserve"> the voting process, and the second theorem discusses the robustness of the system, which can resist attacks and avoid errors. The third theorem confirms that the protocol guarantees anonymity to </w:t>
      </w:r>
      <w:r w:rsidRPr="0030724C">
        <w:t>shield</w:t>
      </w:r>
      <w:r w:rsidR="00111509" w:rsidRPr="0030724C">
        <w:t xml:space="preserve"> the </w:t>
      </w:r>
      <w:r w:rsidRPr="0030724C">
        <w:t>concealment</w:t>
      </w:r>
      <w:r w:rsidR="00111509" w:rsidRPr="0030724C">
        <w:t xml:space="preserve"> of voters, and the fourth theorem guarantees fairness in the </w:t>
      </w:r>
      <w:r w:rsidR="000F265A" w:rsidRPr="0030724C">
        <w:t>choice</w:t>
      </w:r>
      <w:r w:rsidR="00111509" w:rsidRPr="0030724C">
        <w:t xml:space="preserve"> of voters that cannot be </w:t>
      </w:r>
      <w:r w:rsidR="000F265A" w:rsidRPr="0030724C">
        <w:t>induced</w:t>
      </w:r>
      <w:r w:rsidR="00111509" w:rsidRPr="0030724C">
        <w:t xml:space="preserve"> by the protocol's fairness. </w:t>
      </w:r>
    </w:p>
    <w:p w14:paraId="6D35F293" w14:textId="77777777" w:rsidR="00443359" w:rsidRDefault="00443359" w:rsidP="00443359">
      <w:pPr>
        <w:ind w:firstLine="7.05pt"/>
        <w:jc w:val="both"/>
        <w:rPr>
          <w:ins w:id="124" w:author="Tanmya Rampal" w:date="2023-04-02T17:31:00Z"/>
        </w:rPr>
      </w:pPr>
    </w:p>
    <w:p w14:paraId="2232213B" w14:textId="67ADEA2D" w:rsidR="00111509" w:rsidRDefault="00111509" w:rsidP="000F265A">
      <w:pPr>
        <w:ind w:firstLine="7.05pt"/>
        <w:jc w:val="both"/>
      </w:pPr>
      <w:r w:rsidRPr="0030724C">
        <w:t xml:space="preserve">The fifth theorem confirms the verifiability of the voting </w:t>
      </w:r>
      <w:r w:rsidR="000F265A">
        <w:t>procedure</w:t>
      </w:r>
      <w:r w:rsidRPr="0030724C">
        <w:t xml:space="preserve"> and the results, even </w:t>
      </w:r>
      <w:r w:rsidR="000F265A">
        <w:t>when</w:t>
      </w:r>
      <w:r w:rsidRPr="0030724C">
        <w:t xml:space="preserve"> the protocol </w:t>
      </w:r>
      <w:r w:rsidR="000F265A">
        <w:t>run</w:t>
      </w:r>
      <w:r w:rsidRPr="0030724C">
        <w:t xml:space="preserve"> has </w:t>
      </w:r>
      <w:r w:rsidR="000F265A" w:rsidRPr="0030724C">
        <w:t>terminated</w:t>
      </w:r>
      <w:r w:rsidRPr="0030724C">
        <w:t xml:space="preserve">. Finally, the sixth theorem confirms the receipt-free nature of the protocol, which ensures that ballots </w:t>
      </w:r>
      <w:r w:rsidR="009A2BFA">
        <w:t xml:space="preserve">that </w:t>
      </w:r>
      <w:r w:rsidRPr="0030724C">
        <w:t>c</w:t>
      </w:r>
      <w:r w:rsidR="000F265A">
        <w:t>ould n</w:t>
      </w:r>
      <w:r w:rsidRPr="0030724C">
        <w:t xml:space="preserve">ot be </w:t>
      </w:r>
      <w:r w:rsidR="000F265A" w:rsidRPr="0030724C">
        <w:t>attested</w:t>
      </w:r>
      <w:r w:rsidRPr="0030724C">
        <w:t xml:space="preserve"> in advance are sent by </w:t>
      </w:r>
      <w:r w:rsidR="000F265A" w:rsidRPr="0030724C">
        <w:t>precise</w:t>
      </w:r>
      <w:r w:rsidRPr="0030724C">
        <w:t xml:space="preserve"> voters.</w:t>
      </w:r>
      <w:r w:rsidRPr="00EE4DF9">
        <w:t xml:space="preserve"> T</w:t>
      </w:r>
      <w:r w:rsidRPr="0030724C">
        <w:t>he provided theorems prove that the BEvote e-voting protocol is an effective and robust solution that can ensure the</w:t>
      </w:r>
      <w:r w:rsidR="000F265A" w:rsidRPr="000F265A">
        <w:t xml:space="preserve"> </w:t>
      </w:r>
      <w:r w:rsidR="000F265A" w:rsidRPr="0030724C">
        <w:t>anonymity</w:t>
      </w:r>
      <w:r w:rsidR="000F265A">
        <w:t>,</w:t>
      </w:r>
      <w:r w:rsidRPr="0030724C">
        <w:t xml:space="preserve"> validity, fairness</w:t>
      </w:r>
      <w:r w:rsidR="000F265A">
        <w:t>, v</w:t>
      </w:r>
      <w:r w:rsidRPr="0030724C">
        <w:t xml:space="preserve">erifiability, </w:t>
      </w:r>
      <w:r w:rsidR="009A2BFA" w:rsidRPr="0030724C">
        <w:t>robustness</w:t>
      </w:r>
      <w:r w:rsidR="009A2BFA">
        <w:t xml:space="preserve">, </w:t>
      </w:r>
      <w:r w:rsidRPr="0030724C">
        <w:t>and receipt-free nature of the voting process.</w:t>
      </w:r>
    </w:p>
    <w:p w14:paraId="7FAB1C6E" w14:textId="77777777" w:rsidR="00BE7764" w:rsidRDefault="00BE7764" w:rsidP="00B709A1">
      <w:pPr>
        <w:jc w:val="both"/>
      </w:pPr>
    </w:p>
    <w:p w14:paraId="48FCD32D" w14:textId="55938622" w:rsidR="00BE7764" w:rsidRPr="00BE7764" w:rsidRDefault="00111509" w:rsidP="00BE7764">
      <w:pPr>
        <w:pStyle w:val="ListParagraph"/>
        <w:numPr>
          <w:ilvl w:val="0"/>
          <w:numId w:val="39"/>
        </w:numPr>
        <w:spacing w:after="8pt" w:line="12.95pt" w:lineRule="auto"/>
        <w:jc w:val="both"/>
        <w:rPr>
          <w:i/>
          <w:iCs/>
        </w:rPr>
      </w:pPr>
      <w:r w:rsidRPr="007B3F59">
        <w:rPr>
          <w:i/>
          <w:iCs/>
        </w:rPr>
        <w:t>Performance Evaluation</w:t>
      </w:r>
    </w:p>
    <w:p w14:paraId="219149E0" w14:textId="77777777" w:rsidR="00111509" w:rsidRPr="0029260B" w:rsidRDefault="00111509" w:rsidP="00111509">
      <w:pPr>
        <w:pStyle w:val="ListParagraph"/>
        <w:numPr>
          <w:ilvl w:val="0"/>
          <w:numId w:val="40"/>
        </w:numPr>
        <w:jc w:val="both"/>
        <w:rPr>
          <w:i/>
          <w:iCs/>
        </w:rPr>
      </w:pPr>
      <w:r w:rsidRPr="0029260B">
        <w:rPr>
          <w:i/>
          <w:iCs/>
        </w:rPr>
        <w:t>Theoretical Analysis</w:t>
      </w:r>
    </w:p>
    <w:p w14:paraId="5DCBD7F0" w14:textId="0A211BD5" w:rsidR="00111509" w:rsidRDefault="00111509" w:rsidP="00111509">
      <w:pPr>
        <w:jc w:val="both"/>
        <w:rPr>
          <w:ins w:id="125" w:author="Tanmya Rampal" w:date="2023-04-02T17:32:00Z"/>
        </w:rPr>
      </w:pPr>
      <w:r>
        <w:t xml:space="preserve">Based on the theoretical analysis, the computational and communication overhead of BEvote has been evaluated. The efficiency of BEvote is mainly affected by three key stages, including confusing voters’ identities, generating ballots, and constructing voting transactions. The third stage's efficiency </w:t>
      </w:r>
      <w:r w:rsidR="009A2BFA">
        <w:t>is determined by</w:t>
      </w:r>
      <w:r>
        <w:t xml:space="preserve"> the </w:t>
      </w:r>
      <w:r w:rsidR="009A2BFA">
        <w:t>output</w:t>
      </w:r>
      <w:r>
        <w:t xml:space="preserve"> of the Bitcoin platform used as the storage infrastructure, which is not evaluated as the Bitcoin network has </w:t>
      </w:r>
      <w:r w:rsidR="009A2BFA">
        <w:t>substantially</w:t>
      </w:r>
      <w:r>
        <w:t xml:space="preserve"> improved i</w:t>
      </w:r>
      <w:r w:rsidR="009A2BFA">
        <w:t xml:space="preserve">ts speed of </w:t>
      </w:r>
      <w:r>
        <w:t>transaction. Therefore, the focus is on investigating the efficiencies of the first two stages.</w:t>
      </w:r>
    </w:p>
    <w:p w14:paraId="5863051E" w14:textId="77777777" w:rsidR="00443359" w:rsidRDefault="00443359" w:rsidP="00111509">
      <w:pPr>
        <w:jc w:val="both"/>
      </w:pPr>
    </w:p>
    <w:p w14:paraId="229060C8" w14:textId="12940B99" w:rsidR="00111509" w:rsidRDefault="00111509" w:rsidP="00111509">
      <w:pPr>
        <w:jc w:val="both"/>
      </w:pPr>
      <w:r>
        <w:t xml:space="preserve">The confusion strategy </w:t>
      </w:r>
      <w:r w:rsidR="009A2BFA">
        <w:t xml:space="preserve">for </w:t>
      </w:r>
      <w:r w:rsidR="009A2BFA">
        <w:t xml:space="preserve">voter's identity </w:t>
      </w:r>
      <w:r>
        <w:t>comprises identity confusion,</w:t>
      </w:r>
      <w:r w:rsidR="009A2BFA">
        <w:t xml:space="preserve"> </w:t>
      </w:r>
      <w:r>
        <w:t>confusion audit</w:t>
      </w:r>
      <w:r w:rsidR="009A2BFA">
        <w:t xml:space="preserve"> and </w:t>
      </w:r>
      <w:r w:rsidR="009A2BFA">
        <w:t>Mixer registration</w:t>
      </w:r>
      <w:r>
        <w:t>, with most of the c</w:t>
      </w:r>
      <w:r w:rsidR="009A2BFA">
        <w:t>alculative</w:t>
      </w:r>
      <w:r>
        <w:t xml:space="preserve"> overhead </w:t>
      </w:r>
      <w:r w:rsidR="009A2BFA">
        <w:t>focused</w:t>
      </w:r>
      <w:r>
        <w:t xml:space="preserve"> in the confusion phase due to the time-consuming modular multiplication and modular exponentiation operations. The confusion phase requires both mixers</w:t>
      </w:r>
      <w:r w:rsidR="009A2BFA">
        <w:t xml:space="preserve"> and voters</w:t>
      </w:r>
      <w:r>
        <w:t xml:space="preserve"> to </w:t>
      </w:r>
      <w:r w:rsidR="009A2BFA">
        <w:t xml:space="preserve">compute </w:t>
      </w:r>
      <w:r w:rsidR="009A2BFA">
        <w:t>RSA signatures</w:t>
      </w:r>
      <w:r w:rsidR="009A2BFA">
        <w:t xml:space="preserve"> and</w:t>
      </w:r>
      <w:r>
        <w:t xml:space="preserve"> group blind signatures</w:t>
      </w:r>
      <w:r w:rsidR="00F553C6">
        <w:t>.</w:t>
      </w:r>
    </w:p>
    <w:p w14:paraId="2DC5F6C8" w14:textId="77777777" w:rsidR="0029260B" w:rsidRDefault="0029260B" w:rsidP="00111509">
      <w:pPr>
        <w:jc w:val="both"/>
      </w:pPr>
    </w:p>
    <w:p w14:paraId="4D42F82D" w14:textId="2C435ABF" w:rsidR="00111509" w:rsidRPr="00111509" w:rsidRDefault="00111509" w:rsidP="00111509">
      <w:pPr>
        <w:pStyle w:val="ListParagraph"/>
        <w:numPr>
          <w:ilvl w:val="0"/>
          <w:numId w:val="40"/>
        </w:numPr>
        <w:jc w:val="both"/>
      </w:pPr>
      <w:r w:rsidRPr="0029260B">
        <w:rPr>
          <w:i/>
          <w:iCs/>
          <w:lang w:val="en-CA"/>
        </w:rPr>
        <w:t>Experimental Analysis</w:t>
      </w:r>
      <w:r w:rsidRPr="00111509">
        <w:rPr>
          <w:lang w:val="en-CA"/>
        </w:rPr>
        <w:t>.</w:t>
      </w:r>
    </w:p>
    <w:p w14:paraId="1AECC55A" w14:textId="22A4220C" w:rsidR="00443359" w:rsidRDefault="00111509" w:rsidP="00443359">
      <w:pPr>
        <w:ind w:firstLine="18pt"/>
        <w:jc w:val="both"/>
        <w:rPr>
          <w:ins w:id="126" w:author="Tanmya Rampal" w:date="2023-04-02T17:32:00Z"/>
        </w:rPr>
      </w:pPr>
      <w:r w:rsidRPr="00EE4DF9">
        <w:t xml:space="preserve">The simulation involves using </w:t>
      </w:r>
      <w:r w:rsidR="009A2BFA" w:rsidRPr="00EE4DF9">
        <w:t>the JPBC library</w:t>
      </w:r>
      <w:r w:rsidR="009A2BFA">
        <w:t xml:space="preserve"> and </w:t>
      </w:r>
      <w:r w:rsidR="007F5B19">
        <w:t>j</w:t>
      </w:r>
      <w:r w:rsidRPr="00EE4DF9">
        <w:t xml:space="preserve">ava programming to perform </w:t>
      </w:r>
      <w:r w:rsidR="009A2BFA" w:rsidRPr="00EE4DF9">
        <w:t>procedures</w:t>
      </w:r>
      <w:r w:rsidRPr="00EE4DF9">
        <w:t xml:space="preserve"> in the elliptic curve group, while also utilizing </w:t>
      </w:r>
      <w:r w:rsidR="009A2BFA" w:rsidRPr="00EE4DF9">
        <w:t>numerous</w:t>
      </w:r>
      <w:r w:rsidRPr="00EE4DF9">
        <w:t xml:space="preserve"> threads</w:t>
      </w:r>
      <w:r w:rsidR="009A2BFA">
        <w:t xml:space="preserve"> for simulation of numerous </w:t>
      </w:r>
      <w:r w:rsidRPr="00EE4DF9">
        <w:t xml:space="preserve">voters simultaneously. The simulation was conducted on a </w:t>
      </w:r>
      <w:r w:rsidR="009A2BFA" w:rsidRPr="00EE4DF9">
        <w:t xml:space="preserve">64-bit </w:t>
      </w:r>
      <w:r w:rsidRPr="00EE4DF9">
        <w:t xml:space="preserve">Windows 10 operating system, equipped with </w:t>
      </w:r>
      <w:r w:rsidR="009A2BFA" w:rsidRPr="00EE4DF9">
        <w:t xml:space="preserve">16 GB </w:t>
      </w:r>
      <w:r w:rsidR="009A2BFA">
        <w:t xml:space="preserve">RAM and CPU with </w:t>
      </w:r>
      <w:r w:rsidRPr="00EE4DF9">
        <w:t xml:space="preserve"> i7-8750H (@2.2 GHz). To execute the program, the user generates a </w:t>
      </w:r>
      <w:r w:rsidRPr="00EE4DF9">
        <w:lastRenderedPageBreak/>
        <w:t xml:space="preserve">polynomial by selecting </w:t>
      </w:r>
      <w:r w:rsidR="009A2BFA" w:rsidRPr="00EE4DF9">
        <w:t>arbitrary</w:t>
      </w:r>
      <w:r w:rsidRPr="00EE4DF9">
        <w:t xml:space="preserve"> numbers and then </w:t>
      </w:r>
      <w:r w:rsidR="00BB7982" w:rsidRPr="00EE4DF9">
        <w:t>switches</w:t>
      </w:r>
      <w:r w:rsidRPr="00EE4DF9">
        <w:t xml:space="preserve"> n numbers to </w:t>
      </w:r>
      <w:r w:rsidR="00BB7982">
        <w:t>gauge</w:t>
      </w:r>
      <w:r w:rsidRPr="00EE4DF9">
        <w:t xml:space="preserve"> it, sending it to </w:t>
      </w:r>
      <w:r w:rsidR="00BB7982" w:rsidRPr="00EE4DF9">
        <w:t>further</w:t>
      </w:r>
      <w:r w:rsidRPr="00EE4DF9">
        <w:t xml:space="preserve"> users. Each user </w:t>
      </w:r>
      <w:r w:rsidR="00BB7982">
        <w:t>receives</w:t>
      </w:r>
      <w:r w:rsidR="00BB7982" w:rsidRPr="00EE4DF9">
        <w:t xml:space="preserve"> their secret shar</w:t>
      </w:r>
      <w:r w:rsidR="00BB7982">
        <w:t xml:space="preserve">e by adding </w:t>
      </w:r>
      <w:r w:rsidRPr="00EE4DF9">
        <w:t>up all the</w:t>
      </w:r>
      <w:r w:rsidR="00BB7982">
        <w:t xml:space="preserve"> received </w:t>
      </w:r>
      <w:r w:rsidRPr="00EE4DF9">
        <w:t xml:space="preserve">values. </w:t>
      </w:r>
    </w:p>
    <w:p w14:paraId="213101AD" w14:textId="77777777" w:rsidR="00443359" w:rsidRDefault="00443359" w:rsidP="00443359">
      <w:pPr>
        <w:ind w:firstLine="18pt"/>
        <w:jc w:val="both"/>
        <w:rPr>
          <w:ins w:id="127" w:author="Tanmya Rampal" w:date="2023-04-02T17:32:00Z"/>
        </w:rPr>
      </w:pPr>
    </w:p>
    <w:p w14:paraId="1340182F" w14:textId="34065323" w:rsidR="00111509" w:rsidRDefault="00111509" w:rsidP="00443359">
      <w:pPr>
        <w:ind w:firstLine="18pt"/>
        <w:jc w:val="both"/>
        <w:rPr>
          <w:ins w:id="128" w:author="Tanmya Rampal" w:date="2023-04-02T17:32:00Z"/>
        </w:rPr>
      </w:pPr>
      <w:r w:rsidRPr="00EE4DF9">
        <w:t xml:space="preserve">The </w:t>
      </w:r>
      <w:r w:rsidR="00BB7982" w:rsidRPr="00EE4DF9">
        <w:t>investigational</w:t>
      </w:r>
      <w:r w:rsidRPr="00EE4DF9">
        <w:t xml:space="preserve"> values presented were averaged after </w:t>
      </w:r>
      <w:r w:rsidR="00BB7982" w:rsidRPr="00EE4DF9">
        <w:t>continuing</w:t>
      </w:r>
      <w:r w:rsidRPr="00EE4DF9">
        <w:t xml:space="preserve"> the simulation 100 times </w:t>
      </w:r>
      <w:r w:rsidR="00BB7982">
        <w:t>using</w:t>
      </w:r>
      <w:r w:rsidRPr="00EE4DF9">
        <w:t xml:space="preserve"> Eclipse IDE. </w:t>
      </w:r>
      <w:r w:rsidRPr="00735ED0">
        <w:t xml:space="preserve">The simulation results showed that the </w:t>
      </w:r>
      <w:r w:rsidR="00BB7982" w:rsidRPr="00735ED0">
        <w:t>implementation</w:t>
      </w:r>
      <w:r w:rsidRPr="00735ED0">
        <w:t xml:space="preserve"> time of the </w:t>
      </w:r>
      <w:r w:rsidR="00BB7982" w:rsidRPr="00EE4DF9">
        <w:t>confusion</w:t>
      </w:r>
      <w:r w:rsidR="00BB7982" w:rsidRPr="00735ED0">
        <w:t xml:space="preserve"> strategy </w:t>
      </w:r>
      <w:r w:rsidR="00BB7982">
        <w:t xml:space="preserve">for </w:t>
      </w:r>
      <w:r w:rsidRPr="00735ED0">
        <w:t>voter's identity</w:t>
      </w:r>
      <w:r w:rsidR="00BB7982">
        <w:t xml:space="preserve"> </w:t>
      </w:r>
      <w:r w:rsidR="00BB7982" w:rsidRPr="00735ED0">
        <w:t>profoundly</w:t>
      </w:r>
      <w:r w:rsidRPr="00735ED0">
        <w:t xml:space="preserve"> depends on the modular exponentiation operation, which is much more time-consuming than the modular multiplication operation. As a result, the total </w:t>
      </w:r>
      <w:r w:rsidR="00BB7982" w:rsidRPr="00735ED0">
        <w:t>finishing</w:t>
      </w:r>
      <w:r w:rsidRPr="00735ED0">
        <w:t xml:space="preserve"> time of the confusion phase is </w:t>
      </w:r>
      <w:r w:rsidR="00BB7982">
        <w:t>larger</w:t>
      </w:r>
      <w:r w:rsidRPr="00735ED0">
        <w:t xml:space="preserve"> than ten times that of the</w:t>
      </w:r>
      <w:r w:rsidR="00BB7982">
        <w:t xml:space="preserve"> </w:t>
      </w:r>
      <w:r w:rsidR="00BB7982" w:rsidRPr="00735ED0">
        <w:t>confusion audit</w:t>
      </w:r>
      <w:r w:rsidR="00BB7982">
        <w:t xml:space="preserve"> and</w:t>
      </w:r>
      <w:r w:rsidRPr="00735ED0">
        <w:t xml:space="preserve"> Mixer registration phases.</w:t>
      </w:r>
    </w:p>
    <w:p w14:paraId="4B12E605" w14:textId="77777777" w:rsidR="00443359" w:rsidRDefault="00443359">
      <w:pPr>
        <w:ind w:firstLine="18pt"/>
        <w:jc w:val="both"/>
        <w:pPrChange w:id="129" w:author="Tanmya Rampal" w:date="2023-04-02T17:32:00Z">
          <w:pPr>
            <w:jc w:val="both"/>
          </w:pPr>
        </w:pPrChange>
      </w:pPr>
    </w:p>
    <w:p w14:paraId="1CEC7102" w14:textId="77777777" w:rsidR="00111509" w:rsidRDefault="00111509" w:rsidP="00111509">
      <w:pPr>
        <w:jc w:val="both"/>
      </w:pPr>
      <w:r w:rsidRPr="00FD06EE">
        <w:rPr>
          <w:noProof/>
        </w:rPr>
        <w:drawing>
          <wp:inline distT="0" distB="0" distL="0" distR="0" wp14:anchorId="46B591A8" wp14:editId="6D2E0662">
            <wp:extent cx="3500755" cy="2616255"/>
            <wp:effectExtent l="0" t="0" r="4445" b="0"/>
            <wp:docPr id="166509809" name="Picture 1"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09809" name="Picture 1" descr="Chart, bar chart, histogram&#10;&#10;Description automatically generated"/>
                    <pic:cNvPicPr/>
                  </pic:nvPicPr>
                  <pic:blipFill>
                    <a:blip r:embed="rId23"/>
                    <a:stretch>
                      <a:fillRect/>
                    </a:stretch>
                  </pic:blipFill>
                  <pic:spPr>
                    <a:xfrm>
                      <a:off x="0" y="0"/>
                      <a:ext cx="3514204" cy="2626306"/>
                    </a:xfrm>
                    <a:prstGeom prst="rect">
                      <a:avLst/>
                    </a:prstGeom>
                  </pic:spPr>
                </pic:pic>
              </a:graphicData>
            </a:graphic>
          </wp:inline>
        </w:drawing>
      </w:r>
    </w:p>
    <w:p w14:paraId="35B81A77" w14:textId="13E67A09" w:rsidR="00111509" w:rsidDel="00443359" w:rsidRDefault="00111509" w:rsidP="00111509">
      <w:pPr>
        <w:jc w:val="both"/>
        <w:rPr>
          <w:del w:id="130" w:author="Tanmya Rampal" w:date="2023-04-02T17:32:00Z"/>
        </w:rPr>
      </w:pPr>
      <w:r>
        <w:t>Fig- Simulation Results</w:t>
      </w:r>
    </w:p>
    <w:p w14:paraId="0BE46C16" w14:textId="57BE7846" w:rsidR="00111509" w:rsidDel="00443359" w:rsidRDefault="00111509" w:rsidP="00443359">
      <w:pPr>
        <w:jc w:val="both"/>
        <w:rPr>
          <w:del w:id="131" w:author="Tanmya Rampal" w:date="2023-04-02T17:32:00Z"/>
        </w:rPr>
      </w:pPr>
    </w:p>
    <w:p w14:paraId="1347E5B8" w14:textId="045016BE" w:rsidR="00443359" w:rsidRPr="00735ED0" w:rsidRDefault="00443359" w:rsidP="00443359">
      <w:pPr>
        <w:jc w:val="both"/>
        <w:rPr>
          <w:ins w:id="132" w:author="Tanmya Rampal" w:date="2023-04-02T17:32:00Z"/>
        </w:rPr>
      </w:pPr>
    </w:p>
    <w:p w14:paraId="0191855A" w14:textId="04D49B22" w:rsidR="00111509" w:rsidRDefault="00443359" w:rsidP="00111509">
      <w:pPr>
        <w:jc w:val="both"/>
      </w:pPr>
      <w:r>
        <w:rPr>
          <w:rFonts w:ascii="Helvetica Neue" w:hAnsi="Helvetica Neue" w:cs="Helvetica Neue"/>
          <w:noProof/>
          <w:sz w:val="26"/>
          <w:szCs w:val="26"/>
          <w:lang w:val="en-GB"/>
        </w:rPr>
        <w:drawing>
          <wp:anchor distT="0" distB="0" distL="114300" distR="114300" simplePos="0" relativeHeight="251664896" behindDoc="0" locked="0" layoutInCell="1" allowOverlap="1" wp14:anchorId="4E58F619" wp14:editId="6DEBA9FC">
            <wp:simplePos x="0" y="0"/>
            <wp:positionH relativeFrom="column">
              <wp:posOffset>3392297</wp:posOffset>
            </wp:positionH>
            <wp:positionV relativeFrom="paragraph">
              <wp:posOffset>0</wp:posOffset>
            </wp:positionV>
            <wp:extent cx="2889250" cy="2894330"/>
            <wp:effectExtent l="0" t="0" r="6350" b="1270"/>
            <wp:wrapTopAndBottom/>
            <wp:docPr id="8" name="Picture 8"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250"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509" w:rsidRPr="00735ED0">
        <w:t xml:space="preserve">Regarding the ballot collection stage, the simulation results demonstrated that the time overhead </w:t>
      </w:r>
      <w:r w:rsidR="00BB7982" w:rsidRPr="00735ED0">
        <w:t>intensified</w:t>
      </w:r>
      <w:r w:rsidR="00111509" w:rsidRPr="00735ED0">
        <w:t xml:space="preserve"> </w:t>
      </w:r>
      <w:r w:rsidR="00BB7982" w:rsidRPr="00735ED0">
        <w:t>approximately</w:t>
      </w:r>
      <w:r w:rsidR="00111509" w:rsidRPr="00735ED0">
        <w:t xml:space="preserve"> linearly with the </w:t>
      </w:r>
      <w:r w:rsidR="00BB7982" w:rsidRPr="00735ED0">
        <w:t>amount</w:t>
      </w:r>
      <w:r w:rsidR="00111509" w:rsidRPr="00735ED0">
        <w:t xml:space="preserve"> of voters. However, even for thousands of voters, the computation time was </w:t>
      </w:r>
      <w:r w:rsidR="00BB7982">
        <w:t>lower</w:t>
      </w:r>
      <w:r w:rsidR="00111509" w:rsidRPr="00735ED0">
        <w:t xml:space="preserve"> than one minute, which suggests that the time overhead for </w:t>
      </w:r>
      <w:r w:rsidR="00BB7982" w:rsidRPr="00735ED0">
        <w:t>extensive</w:t>
      </w:r>
      <w:r w:rsidR="00111509" w:rsidRPr="00735ED0">
        <w:t xml:space="preserve">-scale systems is within an </w:t>
      </w:r>
      <w:r w:rsidR="00BB7982" w:rsidRPr="00735ED0">
        <w:t>adequate</w:t>
      </w:r>
      <w:r w:rsidR="00111509" w:rsidRPr="00735ED0">
        <w:t xml:space="preserve"> range</w:t>
      </w:r>
      <w:r w:rsidR="00BB7982">
        <w:t xml:space="preserve">. </w:t>
      </w:r>
      <w:r w:rsidR="00111509" w:rsidRPr="00735ED0">
        <w:t>Overall, the simulation results showed that BEvote has reasonable computational and communication overhead, which makes it feasible for practical use in large-scale voting systems.</w:t>
      </w:r>
    </w:p>
    <w:p w14:paraId="21AE9D6B" w14:textId="77777777" w:rsidR="004C3BFD" w:rsidRDefault="004C3BFD" w:rsidP="004C3BFD">
      <w:pPr>
        <w:jc w:val="both"/>
      </w:pPr>
    </w:p>
    <w:p w14:paraId="3AB831C6" w14:textId="77777777" w:rsidR="00111509" w:rsidRDefault="00111509" w:rsidP="007B3F59">
      <w:pPr>
        <w:pStyle w:val="ListParagraph"/>
        <w:numPr>
          <w:ilvl w:val="0"/>
          <w:numId w:val="39"/>
        </w:numPr>
        <w:rPr>
          <w:i/>
          <w:iCs/>
        </w:rPr>
      </w:pPr>
      <w:r w:rsidRPr="0029260B">
        <w:rPr>
          <w:i/>
          <w:iCs/>
        </w:rPr>
        <w:t>Future Scope</w:t>
      </w:r>
    </w:p>
    <w:p w14:paraId="06A47500" w14:textId="77777777" w:rsidR="00F553C6" w:rsidRPr="0029260B" w:rsidRDefault="00F553C6" w:rsidP="00F553C6">
      <w:pPr>
        <w:pStyle w:val="ListParagraph"/>
        <w:ind w:start="54pt"/>
        <w:jc w:val="both"/>
        <w:rPr>
          <w:i/>
          <w:iCs/>
        </w:rPr>
      </w:pPr>
    </w:p>
    <w:p w14:paraId="7D5FC9C1" w14:textId="305BBD3D" w:rsidR="00111509" w:rsidRDefault="00111509" w:rsidP="00111509">
      <w:pPr>
        <w:jc w:val="both"/>
      </w:pPr>
      <w:r w:rsidRPr="00EE4DF9">
        <w:t>T</w:t>
      </w:r>
      <w:r w:rsidRPr="003D5CD4">
        <w:t xml:space="preserve">he Bitcoin-based electronic voting with </w:t>
      </w:r>
      <w:r w:rsidR="00BB7982" w:rsidRPr="003D5CD4">
        <w:t>robustness</w:t>
      </w:r>
      <w:r w:rsidR="00BB7982">
        <w:t xml:space="preserve"> and a</w:t>
      </w:r>
      <w:r w:rsidRPr="003D5CD4">
        <w:t xml:space="preserve">nonymity is designed to abstract a Bitcoin transaction as the voting </w:t>
      </w:r>
      <w:r w:rsidR="00BB7982">
        <w:t>procedure</w:t>
      </w:r>
      <w:r w:rsidRPr="003D5CD4">
        <w:t xml:space="preserve"> achieves strong anonymity through a </w:t>
      </w:r>
      <w:r w:rsidRPr="00EE4DF9">
        <w:t>coin-mixing-based</w:t>
      </w:r>
      <w:r w:rsidRPr="003D5CD4">
        <w:t xml:space="preserve"> model. The protocol keeps the voting numbers private using E-voting protocol</w:t>
      </w:r>
      <w:r w:rsidR="00BB7982">
        <w:t xml:space="preserve"> based upon secret sharing</w:t>
      </w:r>
      <w:r w:rsidRPr="003D5CD4">
        <w:t xml:space="preserve">. Security </w:t>
      </w:r>
      <w:r w:rsidR="00BD69B3">
        <w:t>probes</w:t>
      </w:r>
      <w:r w:rsidRPr="003D5CD4">
        <w:t xml:space="preserve"> and </w:t>
      </w:r>
      <w:r w:rsidR="00BB7982" w:rsidRPr="003D5CD4">
        <w:t>investigational</w:t>
      </w:r>
      <w:r w:rsidRPr="003D5CD4">
        <w:t xml:space="preserve"> evaluations have been conducted to demonstrate the robustness</w:t>
      </w:r>
      <w:r w:rsidR="00BD69B3">
        <w:t xml:space="preserve"> and </w:t>
      </w:r>
      <w:r w:rsidR="00BD69B3" w:rsidRPr="003D5CD4">
        <w:t>efficiency</w:t>
      </w:r>
      <w:r w:rsidRPr="003D5CD4">
        <w:t xml:space="preserve"> of the proposed scheme.</w:t>
      </w:r>
      <w:r w:rsidRPr="00EE4DF9">
        <w:t xml:space="preserve"> </w:t>
      </w:r>
      <w:r w:rsidRPr="003D5CD4">
        <w:t xml:space="preserve">There are </w:t>
      </w:r>
      <w:r w:rsidR="00BD69B3" w:rsidRPr="003D5CD4">
        <w:t>various</w:t>
      </w:r>
      <w:r w:rsidRPr="003D5CD4">
        <w:t xml:space="preserve"> </w:t>
      </w:r>
      <w:r w:rsidR="00BD69B3" w:rsidRPr="003D5CD4">
        <w:t>paths</w:t>
      </w:r>
      <w:r w:rsidRPr="003D5CD4">
        <w:t xml:space="preserve"> in which this work can be </w:t>
      </w:r>
      <w:r w:rsidR="00BD69B3" w:rsidRPr="003D5CD4">
        <w:t>widened</w:t>
      </w:r>
      <w:r w:rsidRPr="003D5CD4">
        <w:t>. Firstly, the</w:t>
      </w:r>
      <w:r w:rsidR="00BD69B3">
        <w:t xml:space="preserve"> </w:t>
      </w:r>
      <w:r w:rsidR="00BD69B3" w:rsidRPr="003D5CD4">
        <w:t xml:space="preserve">high network </w:t>
      </w:r>
      <w:r w:rsidR="00BD69B3">
        <w:t>lag</w:t>
      </w:r>
      <w:r w:rsidR="00BD69B3">
        <w:t>s and</w:t>
      </w:r>
      <w:r w:rsidRPr="003D5CD4">
        <w:t xml:space="preserve"> low throughput of the Bitcoin could cause scalability issues in </w:t>
      </w:r>
      <w:r w:rsidR="00BD69B3" w:rsidRPr="003D5CD4">
        <w:t>local</w:t>
      </w:r>
      <w:r w:rsidRPr="003D5CD4">
        <w:t xml:space="preserve"> </w:t>
      </w:r>
      <w:r w:rsidR="00BD69B3" w:rsidRPr="003D5CD4">
        <w:t>joint</w:t>
      </w:r>
      <w:r w:rsidRPr="003D5CD4">
        <w:t xml:space="preserve"> medical systems. A </w:t>
      </w:r>
      <w:r w:rsidR="00BD69B3" w:rsidRPr="003D5CD4">
        <w:t>probable</w:t>
      </w:r>
      <w:r w:rsidRPr="003D5CD4">
        <w:t xml:space="preserve"> solution is to </w:t>
      </w:r>
      <w:r w:rsidR="00BD69B3" w:rsidRPr="003D5CD4">
        <w:t>employ</w:t>
      </w:r>
      <w:r w:rsidRPr="003D5CD4">
        <w:t xml:space="preserve"> Mobile Edge Computing (MEC) nodes to </w:t>
      </w:r>
      <w:r w:rsidR="00BD69B3" w:rsidRPr="003D5CD4">
        <w:t>construct</w:t>
      </w:r>
      <w:r w:rsidRPr="003D5CD4">
        <w:t xml:space="preserve"> a private blockchain </w:t>
      </w:r>
      <w:r w:rsidR="00BD69B3" w:rsidRPr="003D5CD4">
        <w:t>concerning</w:t>
      </w:r>
      <w:r w:rsidRPr="003D5CD4">
        <w:t xml:space="preserve"> E-voting, rather than relying on a </w:t>
      </w:r>
      <w:r w:rsidRPr="003D5CD4">
        <w:t>public blockchain. In this case, the blockchain can be made more voting</w:t>
      </w:r>
      <w:r w:rsidR="00BD69B3">
        <w:t xml:space="preserve"> friendly</w:t>
      </w:r>
      <w:r w:rsidRPr="003D5CD4">
        <w:t>, with both robustness</w:t>
      </w:r>
      <w:r w:rsidR="00BD69B3">
        <w:t xml:space="preserve"> and </w:t>
      </w:r>
      <w:r w:rsidR="00BD69B3" w:rsidRPr="003D5CD4">
        <w:t>scalability</w:t>
      </w:r>
      <w:r w:rsidRPr="003D5CD4">
        <w:t>.</w:t>
      </w:r>
    </w:p>
    <w:p w14:paraId="27DCEC28" w14:textId="77777777" w:rsidR="00F553C6" w:rsidRPr="003D5CD4" w:rsidRDefault="00F553C6" w:rsidP="00111509">
      <w:pPr>
        <w:jc w:val="both"/>
      </w:pPr>
    </w:p>
    <w:p w14:paraId="5ECBFE34" w14:textId="65D6F253" w:rsidR="00111509" w:rsidRDefault="00111509" w:rsidP="00111509">
      <w:pPr>
        <w:jc w:val="both"/>
      </w:pPr>
      <w:r w:rsidRPr="003D5CD4">
        <w:t xml:space="preserve">Another </w:t>
      </w:r>
      <w:r w:rsidR="00DB2DED" w:rsidRPr="003D5CD4">
        <w:t>path</w:t>
      </w:r>
      <w:r w:rsidRPr="003D5CD4">
        <w:t xml:space="preserve"> is to </w:t>
      </w:r>
      <w:r w:rsidR="00DB2DED" w:rsidRPr="003D5CD4">
        <w:t>discover</w:t>
      </w:r>
      <w:r w:rsidRPr="003D5CD4">
        <w:t xml:space="preserve"> </w:t>
      </w:r>
      <w:r w:rsidR="00DB2DED" w:rsidRPr="003D5CD4">
        <w:t>additional</w:t>
      </w:r>
      <w:r w:rsidRPr="003D5CD4">
        <w:t xml:space="preserve"> applications of E-voting, such as recommendation systems</w:t>
      </w:r>
      <w:r w:rsidR="00DB2DED">
        <w:t>/d</w:t>
      </w:r>
      <w:r w:rsidR="00DB2DED" w:rsidRPr="003D5CD4">
        <w:t>ecision suppor</w:t>
      </w:r>
      <w:r w:rsidR="00DB2DED">
        <w:t>t</w:t>
      </w:r>
      <w:r w:rsidRPr="003D5CD4">
        <w:t>. E-voting can be used to facilitate the decision-making process in various fields, such as corporate governance or public policy. Additionally, recommendation systems can use E-voting to obtain user feedback and improve their recommendations.</w:t>
      </w:r>
    </w:p>
    <w:p w14:paraId="37759508" w14:textId="77777777" w:rsidR="00F553C6" w:rsidRPr="003D5CD4" w:rsidRDefault="00F553C6" w:rsidP="00111509">
      <w:pPr>
        <w:jc w:val="both"/>
      </w:pPr>
    </w:p>
    <w:p w14:paraId="52E3EBED" w14:textId="77777777" w:rsidR="00111509" w:rsidRDefault="00111509" w:rsidP="00111509">
      <w:pPr>
        <w:jc w:val="both"/>
      </w:pPr>
      <w:r w:rsidRPr="003D5CD4">
        <w:t>Overall, the scheme provides a promising approach for secure and anonymous E-voting, and there is ample scope for further research in this area.</w:t>
      </w:r>
    </w:p>
    <w:p w14:paraId="3DEC603C" w14:textId="5A57D208" w:rsidR="000D770C" w:rsidRDefault="000D770C" w:rsidP="00F553C6">
      <w:pPr>
        <w:pStyle w:val="Heading2"/>
        <w:numPr>
          <w:ilvl w:val="1"/>
          <w:numId w:val="46"/>
        </w:numPr>
        <w:ind w:start="14.40pt"/>
      </w:pPr>
      <w:r w:rsidRPr="000D770C">
        <w:t>NFT</w:t>
      </w:r>
      <w:r>
        <w:t>’s</w:t>
      </w:r>
    </w:p>
    <w:p w14:paraId="433045B8" w14:textId="637D3F0C" w:rsidR="000D770C" w:rsidRDefault="000D770C" w:rsidP="00987ABA">
      <w:pPr>
        <w:pStyle w:val="ListParagraph"/>
        <w:numPr>
          <w:ilvl w:val="0"/>
          <w:numId w:val="41"/>
        </w:numPr>
        <w:jc w:val="both"/>
      </w:pPr>
      <w:r>
        <w:t>Intellectual Property Right</w:t>
      </w:r>
    </w:p>
    <w:p w14:paraId="2DEF7238" w14:textId="77777777" w:rsidR="000D770C" w:rsidRDefault="000D770C" w:rsidP="000D770C">
      <w:pPr>
        <w:jc w:val="both"/>
      </w:pPr>
    </w:p>
    <w:p w14:paraId="55FDA808" w14:textId="347428B5" w:rsidR="000D770C" w:rsidRDefault="000D770C" w:rsidP="000D770C">
      <w:pPr>
        <w:jc w:val="both"/>
      </w:pPr>
      <w:del w:id="133" w:author="Tanmya Rampal" w:date="2023-04-02T17:33:00Z">
        <w:r w:rsidDel="00443359">
          <w:delText xml:space="preserve"> </w:delText>
        </w:r>
      </w:del>
      <w:r>
        <w:t>NFTs pose a significant challenge and risk due to the issue of intellectual property rights. Before purchasing anything made from an NFT seller, it is essential to confirm their ownership rights. Sometimes, people have taken photos or made reproductions of NFTs which could lead to disputes about ownership. When an NFT is sold, the buyer only gains access to its assets and not its intellectual property rights. The smart contract metadata clearly outlines these terms for ownership. NFTs provide a great source of revenue but come with numerous risks due to a lack of regulations surrounding trading in them and excessive hype around them.</w:t>
      </w:r>
      <w:r w:rsidR="00DF3172">
        <w:t>[7]</w:t>
      </w:r>
    </w:p>
    <w:p w14:paraId="7F242500" w14:textId="77777777" w:rsidR="000D770C" w:rsidRDefault="000D770C" w:rsidP="000D770C">
      <w:pPr>
        <w:jc w:val="both"/>
      </w:pPr>
    </w:p>
    <w:p w14:paraId="28AC78FF" w14:textId="5F32975E" w:rsidR="000D770C" w:rsidRDefault="000D770C" w:rsidP="00987ABA">
      <w:pPr>
        <w:pStyle w:val="ListParagraph"/>
        <w:numPr>
          <w:ilvl w:val="0"/>
          <w:numId w:val="41"/>
        </w:numPr>
        <w:jc w:val="both"/>
      </w:pPr>
      <w:r>
        <w:t>Cyber Security</w:t>
      </w:r>
    </w:p>
    <w:p w14:paraId="7BAA9C2F" w14:textId="7255347A" w:rsidR="000D770C" w:rsidRDefault="000D770C" w:rsidP="000D770C">
      <w:pPr>
        <w:jc w:val="both"/>
      </w:pPr>
      <w:r>
        <w:t xml:space="preserve"> With the exponential growth of NFT transactions and digital world, cyber security has become more of a priority. Malicious actors may create fake NFTs under famous </w:t>
      </w:r>
      <w:del w:id="134" w:author="Tanmya Rampal" w:date="2023-04-02T17:20:00Z">
        <w:r w:rsidDel="00E24330">
          <w:delText>artists'</w:delText>
        </w:r>
      </w:del>
      <w:ins w:id="135" w:author="Tanmya Rampal" w:date="2023-04-02T17:20:00Z">
        <w:r w:rsidR="00E24330">
          <w:t>artists.</w:t>
        </w:r>
      </w:ins>
      <w:r>
        <w:t xml:space="preserve"> </w:t>
      </w:r>
    </w:p>
    <w:p w14:paraId="778AE82A" w14:textId="601DFF45" w:rsidR="00987ABA" w:rsidRDefault="00987ABA" w:rsidP="000D770C">
      <w:pPr>
        <w:jc w:val="both"/>
      </w:pPr>
    </w:p>
    <w:p w14:paraId="53B11593" w14:textId="77777777" w:rsidR="00443359" w:rsidDel="00443359" w:rsidRDefault="00443359" w:rsidP="00443359">
      <w:pPr>
        <w:jc w:val="both"/>
        <w:rPr>
          <w:del w:id="136" w:author="Tanmya Rampal" w:date="2023-04-02T17:33:00Z"/>
        </w:rPr>
      </w:pPr>
      <w:moveToRangeStart w:id="137" w:author="Tanmya Rampal" w:date="2023-04-02T17:33:00Z" w:name="move131349211"/>
      <w:moveTo w:id="138" w:author="Tanmya Rampal" w:date="2023-04-02T17:33:00Z">
        <w:r>
          <w:t>Fig</w:t>
        </w:r>
        <w:del w:id="139" w:author="Tanmya Rampal" w:date="2023-04-02T17:35:00Z">
          <w:r w:rsidDel="00443359">
            <w:delText xml:space="preserve"> IV</w:delText>
          </w:r>
        </w:del>
        <w:r>
          <w:t>. Risks and Challenges in NFTs[18]</w:t>
        </w:r>
      </w:moveTo>
    </w:p>
    <w:p w14:paraId="44A4FDCE" w14:textId="77777777" w:rsidR="00443359" w:rsidRDefault="00443359" w:rsidP="00443359">
      <w:pPr>
        <w:jc w:val="both"/>
        <w:rPr>
          <w:ins w:id="140" w:author="Tanmya Rampal" w:date="2023-04-02T17:33:00Z"/>
          <w:moveTo w:id="141" w:author="Tanmya Rampal" w:date="2023-04-02T17:33:00Z"/>
        </w:rPr>
      </w:pPr>
    </w:p>
    <w:p w14:paraId="5B36B733" w14:textId="5D6C0235" w:rsidR="000D770C" w:rsidDel="00443359" w:rsidRDefault="000D770C" w:rsidP="000D770C">
      <w:pPr>
        <w:jc w:val="both"/>
        <w:rPr>
          <w:moveFrom w:id="142" w:author="Tanmya Rampal" w:date="2023-04-02T17:33:00Z"/>
        </w:rPr>
      </w:pPr>
      <w:moveFromRangeStart w:id="143" w:author="Tanmya Rampal" w:date="2023-04-02T17:33:00Z" w:name="move131349211"/>
      <w:moveToRangeEnd w:id="137"/>
      <w:moveFrom w:id="144" w:author="Tanmya Rampal" w:date="2023-04-02T17:33:00Z">
        <w:r w:rsidDel="00443359">
          <w:t>Fig IV. Risks and Challenges in NFTs</w:t>
        </w:r>
        <w:r w:rsidR="00DF3172" w:rsidDel="00443359">
          <w:t>[1</w:t>
        </w:r>
        <w:r w:rsidR="00C4128F" w:rsidDel="00443359">
          <w:t>8</w:t>
        </w:r>
        <w:r w:rsidR="00DF3172" w:rsidDel="00443359">
          <w:t>]</w:t>
        </w:r>
      </w:moveFrom>
    </w:p>
    <w:moveFromRangeEnd w:id="143"/>
    <w:p w14:paraId="5D1F10BE" w14:textId="77777777" w:rsidR="000D770C" w:rsidRDefault="000D770C" w:rsidP="00443359">
      <w:pPr>
        <w:jc w:val="both"/>
      </w:pPr>
    </w:p>
    <w:p w14:paraId="0BD23479" w14:textId="7710A6B7" w:rsidR="000D770C" w:rsidRDefault="000D770C" w:rsidP="000D770C">
      <w:pPr>
        <w:jc w:val="both"/>
      </w:pPr>
      <w:r>
        <w:t xml:space="preserve">names or sell copies of popular NFTs; this could lead to copyright theft, false </w:t>
      </w:r>
      <w:r w:rsidR="00F553C6">
        <w:t>giveaways,</w:t>
      </w:r>
      <w:r>
        <w:t xml:space="preserve"> and airdrops via NFT </w:t>
      </w:r>
      <w:r>
        <w:lastRenderedPageBreak/>
        <w:t xml:space="preserve">airdrops. Technology has made it easier to trade digital assets but also presents significant security risks. </w:t>
      </w:r>
    </w:p>
    <w:p w14:paraId="1A33CB91" w14:textId="77777777" w:rsidR="000D770C" w:rsidRDefault="000D770C" w:rsidP="000D770C">
      <w:pPr>
        <w:jc w:val="both"/>
      </w:pPr>
    </w:p>
    <w:p w14:paraId="501549B3" w14:textId="368E1581" w:rsidR="000D770C" w:rsidRDefault="000D770C" w:rsidP="00987ABA">
      <w:pPr>
        <w:pStyle w:val="ListParagraph"/>
        <w:numPr>
          <w:ilvl w:val="0"/>
          <w:numId w:val="41"/>
        </w:numPr>
        <w:jc w:val="both"/>
      </w:pPr>
      <w:r>
        <w:t>Security and Privacy</w:t>
      </w:r>
    </w:p>
    <w:p w14:paraId="5BB93191" w14:textId="77777777" w:rsidR="000D770C" w:rsidRDefault="000D770C" w:rsidP="000D770C">
      <w:pPr>
        <w:jc w:val="both"/>
      </w:pPr>
    </w:p>
    <w:p w14:paraId="6AAF63D6" w14:textId="77777777" w:rsidR="000D770C" w:rsidRDefault="000D770C" w:rsidP="000D770C">
      <w:pPr>
        <w:jc w:val="both"/>
      </w:pPr>
      <w:r>
        <w:t>NFTs face a number of challenges but Data integrity and security must always remain at the top of any system's priority list, making privacy and security for NFTs an especially major challenge. Many NFT transactions rely on Ethereum platform which offers pseudo-anonymity but not total anonymity. As their activity is visible to everyone else, users can only hide their identities to an extent. With increased risk of data misappropriation or loss of linkage to unauthorized parties possible, enhanced security measures need to be put in place in order to safeguard sensitive data against potential breaches.</w:t>
      </w:r>
    </w:p>
    <w:p w14:paraId="6595F29D" w14:textId="77777777" w:rsidR="000D770C" w:rsidRDefault="000D770C" w:rsidP="000D770C">
      <w:pPr>
        <w:jc w:val="both"/>
      </w:pPr>
    </w:p>
    <w:p w14:paraId="44896420" w14:textId="27A2AC79" w:rsidR="000D770C" w:rsidRDefault="00987ABA" w:rsidP="00987ABA">
      <w:pPr>
        <w:pStyle w:val="ListParagraph"/>
        <w:numPr>
          <w:ilvl w:val="0"/>
          <w:numId w:val="41"/>
        </w:numPr>
        <w:jc w:val="both"/>
      </w:pPr>
      <w:r>
        <w:t xml:space="preserve"> </w:t>
      </w:r>
      <w:r w:rsidR="000D770C">
        <w:t>Environment</w:t>
      </w:r>
    </w:p>
    <w:p w14:paraId="65D2F976" w14:textId="77777777" w:rsidR="000D770C" w:rsidRDefault="000D770C" w:rsidP="000D770C">
      <w:pPr>
        <w:jc w:val="both"/>
      </w:pPr>
    </w:p>
    <w:p w14:paraId="76217204" w14:textId="26F8CCB4" w:rsidR="000D770C" w:rsidRPr="000D770C" w:rsidRDefault="000D770C" w:rsidP="000D770C">
      <w:pPr>
        <w:jc w:val="both"/>
      </w:pPr>
      <w:r>
        <w:t>NFTs are becoming more widely adopted, which makes investing in crypto technology easier. Unfortunately, the environmental consequences are significant: Ethereum alone is estimated to consume 44.94 Terawatt-hours annually of electricity. Bitcoin mining consumes energy on par with countries such as Qatar or Hungary, while using resources comparable to those employed in Sweden and Malaysia. Recent studies have suggested that blockchain-based technologies could cause Earth's temperature to rise two degrees Celsius higher than historical levels if they become widely adopted. Power shortages in Iran have been attributed to crypto miners. China's energy consumption using this type of technology is higher than countries such as Qatar or Czech Republic's annual greenhouse gas emissions.</w:t>
      </w:r>
      <w:r w:rsidR="00DF3172">
        <w:t>[</w:t>
      </w:r>
      <w:r w:rsidR="00C4128F">
        <w:t>18</w:t>
      </w:r>
      <w:r w:rsidR="00DF3172">
        <w:t>]</w:t>
      </w:r>
    </w:p>
    <w:p w14:paraId="33DC60E2" w14:textId="2D191FE5" w:rsidR="007B1D2E" w:rsidRDefault="00987ABA" w:rsidP="00987ABA">
      <w:pPr>
        <w:pStyle w:val="Heading2"/>
        <w:numPr>
          <w:ilvl w:val="0"/>
          <w:numId w:val="41"/>
        </w:numPr>
      </w:pPr>
      <w:r>
        <w:t>Discussion</w:t>
      </w:r>
    </w:p>
    <w:p w14:paraId="20E37C8F" w14:textId="77777777" w:rsidR="00BE7764" w:rsidRDefault="00987ABA" w:rsidP="00987ABA">
      <w:pPr>
        <w:jc w:val="both"/>
      </w:pPr>
      <w:r w:rsidRPr="00987ABA">
        <w:t xml:space="preserve">This discussion examines the pros and cons of NFTs. NFTs offer a secure and convenient method to generate revenue on the blockchain, linking unique information to one account for authentication purposes. However, this technology also comes with its own risks and issues to contend with. Online transactions are usually vulnerable to misuse as well as unauthorized access. New technologies like zero-knowledge proofs can be employed as a safeguard against these risks. </w:t>
      </w:r>
    </w:p>
    <w:p w14:paraId="5049A381" w14:textId="77777777" w:rsidR="00BE7764" w:rsidRDefault="00BE7764" w:rsidP="00987ABA">
      <w:pPr>
        <w:jc w:val="both"/>
      </w:pPr>
    </w:p>
    <w:p w14:paraId="5960E054" w14:textId="522E2B8D" w:rsidR="00987ABA" w:rsidRDefault="00987ABA" w:rsidP="00987ABA">
      <w:pPr>
        <w:jc w:val="both"/>
      </w:pPr>
      <w:r w:rsidRPr="00987ABA">
        <w:t xml:space="preserve">Users with large amounts of NFTs should utilize non-browser wallets with advanced security teams and physical wallets for long-term safekeeping. Developers can encourage developers to utilize more sustainable alternatives like Bit Green and Solar Coin in order to reduce the environmental impact of NFTs. This may even be applied in virtual environments like the Metaverse to boost their reliability and utility, thus encouraging more people to invest in </w:t>
      </w:r>
      <w:r w:rsidR="00F553C6" w:rsidRPr="00987ABA">
        <w:t>NFTs.</w:t>
      </w:r>
    </w:p>
    <w:p w14:paraId="1F97FFE5" w14:textId="2540BFA5" w:rsidR="007B3F59" w:rsidRDefault="007B3F59" w:rsidP="00987ABA">
      <w:pPr>
        <w:jc w:val="both"/>
      </w:pPr>
    </w:p>
    <w:p w14:paraId="4004F369" w14:textId="38FB6D8E" w:rsidR="007B3F59" w:rsidRDefault="007B3F59" w:rsidP="00F553C6">
      <w:pPr>
        <w:pStyle w:val="Heading2"/>
        <w:numPr>
          <w:ilvl w:val="1"/>
          <w:numId w:val="46"/>
        </w:numPr>
        <w:ind w:start="14.40pt"/>
      </w:pPr>
      <w:r w:rsidRPr="007B3F59">
        <w:t>My Vote</w:t>
      </w:r>
    </w:p>
    <w:p w14:paraId="5965C909" w14:textId="77777777" w:rsidR="007B3F59" w:rsidRPr="007B3F59" w:rsidRDefault="007B3F59" w:rsidP="007B3F59">
      <w:pPr>
        <w:jc w:val="both"/>
        <w:rPr>
          <w:i/>
          <w:iCs/>
        </w:rPr>
      </w:pPr>
      <w:r w:rsidRPr="007B3F59">
        <w:rPr>
          <w:i/>
          <w:iCs/>
        </w:rPr>
        <w:t>Legal Implications of Follow My Vote</w:t>
      </w:r>
    </w:p>
    <w:p w14:paraId="30DE4872" w14:textId="77777777" w:rsidR="007B3F59" w:rsidRDefault="007B3F59" w:rsidP="007B3F59">
      <w:pPr>
        <w:jc w:val="both"/>
      </w:pPr>
    </w:p>
    <w:p w14:paraId="5A8DFFA6" w14:textId="77777777" w:rsidR="007B3F59" w:rsidRDefault="007B3F59" w:rsidP="007B3F59">
      <w:pPr>
        <w:jc w:val="both"/>
      </w:pPr>
      <w:r>
        <w:t>The use of blockchain technology for online voting also has several legal implications that need to be considered. In many jurisdictions, the legal framework surrounding online voting is still evolving, and there may be legal challenges to the use of blockchain technology for voting.</w:t>
      </w:r>
    </w:p>
    <w:p w14:paraId="14957307" w14:textId="77777777" w:rsidR="007B3F59" w:rsidRDefault="007B3F59" w:rsidP="007B3F59">
      <w:pPr>
        <w:jc w:val="both"/>
      </w:pPr>
    </w:p>
    <w:p w14:paraId="446A805A" w14:textId="77777777" w:rsidR="007B3F59" w:rsidRDefault="007B3F59" w:rsidP="007B3F59">
      <w:pPr>
        <w:jc w:val="both"/>
      </w:pPr>
      <w:r>
        <w:t>One potential legal issue is the issue of voter privacy. While Follow My Vote uses end-to-end encryption to protect voter privacy, there may be concerns around the collection and use of voter data. It is important to ensure that the collection and use of voter data is in compliance with relevant privacy laws.</w:t>
      </w:r>
    </w:p>
    <w:p w14:paraId="44CAC800" w14:textId="77777777" w:rsidR="007B3F59" w:rsidRDefault="007B3F59" w:rsidP="007B3F59">
      <w:pPr>
        <w:jc w:val="both"/>
      </w:pPr>
    </w:p>
    <w:p w14:paraId="32677088" w14:textId="77777777" w:rsidR="007B3F59" w:rsidRDefault="007B3F59" w:rsidP="007B3F59">
      <w:pPr>
        <w:jc w:val="both"/>
      </w:pPr>
      <w:r>
        <w:t>Another potential legal issue is the issue of election integrity. In many jurisdictions, there are strict rules around the conduct of elections, including rules around campaign financing, voter registration, and ballot counting. It is important to ensure that the use of blockchain technology for online voting does not violate any of these rules, and that the results of the election are accepted by all relevant authorities.</w:t>
      </w:r>
    </w:p>
    <w:p w14:paraId="4554E4A7" w14:textId="77777777" w:rsidR="007B3F59" w:rsidRDefault="007B3F59" w:rsidP="007B3F59">
      <w:pPr>
        <w:jc w:val="both"/>
      </w:pPr>
    </w:p>
    <w:p w14:paraId="64D4ACF0" w14:textId="77777777" w:rsidR="007B3F59" w:rsidRPr="007B3F59" w:rsidRDefault="007B3F59" w:rsidP="007B3F59">
      <w:pPr>
        <w:jc w:val="both"/>
        <w:rPr>
          <w:i/>
          <w:iCs/>
        </w:rPr>
      </w:pPr>
      <w:r w:rsidRPr="007B3F59">
        <w:rPr>
          <w:i/>
          <w:iCs/>
        </w:rPr>
        <w:t>Impact of Follow My Vote on Voter Turnout and Election Results</w:t>
      </w:r>
    </w:p>
    <w:p w14:paraId="4DFB5DF6" w14:textId="77777777" w:rsidR="007B3F59" w:rsidRDefault="007B3F59" w:rsidP="007B3F59">
      <w:pPr>
        <w:jc w:val="both"/>
      </w:pPr>
    </w:p>
    <w:p w14:paraId="3F5079FD" w14:textId="77777777" w:rsidR="007B3F59" w:rsidRDefault="007B3F59" w:rsidP="007B3F59">
      <w:pPr>
        <w:jc w:val="both"/>
        <w:rPr>
          <w:ins w:id="145" w:author="Tanmya Rampal" w:date="2023-04-02T17:35:00Z"/>
        </w:rPr>
      </w:pPr>
      <w:r>
        <w:t>One of the key potential benefits of Follow My Vote is its potential impact on voter turnout. By providing a more convenient and accessible way to vote, Follow My Vote could help to increase voter turnout, particularly among populations that may have difficulty accessing traditional polling places, such as the elderly, disabled, or those living in rural areas.</w:t>
      </w:r>
    </w:p>
    <w:p w14:paraId="1C3ABC62" w14:textId="77777777" w:rsidR="00443359" w:rsidRDefault="00443359" w:rsidP="007B3F59">
      <w:pPr>
        <w:jc w:val="both"/>
      </w:pPr>
    </w:p>
    <w:p w14:paraId="0D64ADAA" w14:textId="77777777" w:rsidR="007B3F59" w:rsidRDefault="007B3F59" w:rsidP="007B3F59">
      <w:pPr>
        <w:jc w:val="both"/>
      </w:pPr>
      <w:r>
        <w:t>However, the impact of Follow My Vote on voter turnout is not clear. While online voting may increase convenience and accessibility, there may also be concerns around the security and reliability of the voting process, which could potentially discourage some voters from participating.</w:t>
      </w:r>
    </w:p>
    <w:p w14:paraId="6A67028F" w14:textId="77777777" w:rsidR="007B3F59" w:rsidRDefault="007B3F59" w:rsidP="007B3F59">
      <w:pPr>
        <w:jc w:val="both"/>
      </w:pPr>
    </w:p>
    <w:p w14:paraId="0CDA23CF" w14:textId="77777777" w:rsidR="007B3F59" w:rsidRDefault="007B3F59" w:rsidP="007B3F59">
      <w:pPr>
        <w:jc w:val="both"/>
      </w:pPr>
      <w:r>
        <w:t>Follow My Vote could also have an impact on election results. By providing a more transparent and secure voting process, Follow My Vote could help to reduce concerns around election fraud and increase public trust in the electoral process. This could help to ensure that the election results are accepted by all relevant authorities and reduce the risk of political unrest or violence following an election.</w:t>
      </w:r>
    </w:p>
    <w:p w14:paraId="279C7958" w14:textId="77777777" w:rsidR="007B3F59" w:rsidRDefault="007B3F59" w:rsidP="007B3F59">
      <w:pPr>
        <w:jc w:val="both"/>
      </w:pPr>
    </w:p>
    <w:p w14:paraId="38E7E0D6" w14:textId="77777777" w:rsidR="007B3F59" w:rsidRDefault="007B3F59" w:rsidP="007B3F59">
      <w:pPr>
        <w:jc w:val="both"/>
      </w:pPr>
      <w:r>
        <w:t>However, there are also potential risks to using Follow My Vote for election results. If there are technical issues or security breaches during the voting process, this could potentially compromise the integrity of the election results, leading to accusations of election fraud or other irregularities.</w:t>
      </w:r>
    </w:p>
    <w:p w14:paraId="32A9509A" w14:textId="77777777" w:rsidR="007B3F59" w:rsidRDefault="007B3F59" w:rsidP="007B3F59">
      <w:pPr>
        <w:jc w:val="both"/>
      </w:pPr>
    </w:p>
    <w:p w14:paraId="2485FC23" w14:textId="77777777" w:rsidR="007B3F59" w:rsidRDefault="007B3F59" w:rsidP="007B3F59">
      <w:pPr>
        <w:jc w:val="both"/>
      </w:pPr>
      <w:r>
        <w:t>Overall, the impact of Follow My Vote on voter turnout and election results is not clear and will depend on a range of factors, including the specific context in which the system is implemented and the level of public trust in the system.</w:t>
      </w:r>
    </w:p>
    <w:p w14:paraId="0B2C5412" w14:textId="77777777" w:rsidR="007B3F59" w:rsidRDefault="007B3F59" w:rsidP="007B3F59">
      <w:pPr>
        <w:jc w:val="both"/>
      </w:pPr>
    </w:p>
    <w:p w14:paraId="7AA0F3AF" w14:textId="3EA1DCAE" w:rsidR="007B3F59" w:rsidRDefault="007B3F59" w:rsidP="007B3F59">
      <w:pPr>
        <w:jc w:val="both"/>
      </w:pPr>
      <w:r>
        <w:t>Follow My Vote is an innovative platform that has the potential to improve the voting process by increasing transparency and security. However, there are also potential drawbacks and technical and legal implications that need to be considered. Further research is needed to fully understand the potential impact of Follow My Vote on voter turnout and election results, and to determine whether the platform is a viable solution for improving the voting process. Overall, Follow My Vote represents an important step towards creating a more secure and transparent online voting system.</w:t>
      </w:r>
    </w:p>
    <w:p w14:paraId="4BA10FA1" w14:textId="77777777" w:rsidR="00BE7764" w:rsidRDefault="00BE7764" w:rsidP="004C3BFD">
      <w:pPr>
        <w:jc w:val="both"/>
      </w:pPr>
    </w:p>
    <w:p w14:paraId="1DE2E46B" w14:textId="54983244" w:rsidR="00BE7764" w:rsidRDefault="00BE7764" w:rsidP="00BE7764">
      <w:pPr>
        <w:pStyle w:val="Heading2"/>
        <w:numPr>
          <w:ilvl w:val="1"/>
          <w:numId w:val="46"/>
        </w:numPr>
      </w:pPr>
      <w:r>
        <w:lastRenderedPageBreak/>
        <w:t>dApps</w:t>
      </w:r>
    </w:p>
    <w:p w14:paraId="2461A986" w14:textId="77777777" w:rsidR="00BE7764" w:rsidRDefault="00BE7764" w:rsidP="00BE7764">
      <w:pPr>
        <w:pStyle w:val="Heading4"/>
        <w:numPr>
          <w:ilvl w:val="0"/>
          <w:numId w:val="0"/>
        </w:numPr>
      </w:pPr>
    </w:p>
    <w:p w14:paraId="51B14C8D" w14:textId="6C7EA816" w:rsidR="00BE7764" w:rsidRDefault="00443359">
      <w:pPr>
        <w:pStyle w:val="Heading3"/>
        <w:pPrChange w:id="146" w:author="Tanmya Rampal" w:date="2023-04-02T17:34:00Z">
          <w:pPr>
            <w:pStyle w:val="Heading4"/>
            <w:numPr>
              <w:ilvl w:val="0"/>
              <w:numId w:val="0"/>
            </w:numPr>
            <w:ind w:firstLine="0pt"/>
          </w:pPr>
        </w:pPrChange>
      </w:pPr>
      <w:ins w:id="147" w:author="Tanmya Rampal" w:date="2023-04-02T17:34:00Z">
        <w:r>
          <w:t xml:space="preserve"> </w:t>
        </w:r>
      </w:ins>
      <w:del w:id="148" w:author="Tanmya Rampal" w:date="2023-04-02T17:33:00Z">
        <w:r w:rsidR="00BE7764" w:rsidDel="00443359">
          <w:tab/>
        </w:r>
      </w:del>
      <w:r w:rsidR="00BE7764">
        <w:t>Lightning network</w:t>
      </w:r>
    </w:p>
    <w:p w14:paraId="19D29305" w14:textId="0DCA436D" w:rsidR="00BE7764" w:rsidRDefault="00BE7764" w:rsidP="00BE7764">
      <w:pPr>
        <w:jc w:val="both"/>
      </w:pPr>
      <w:r w:rsidRPr="004C3BFD">
        <w:t>The Lightning Network has the power to completely alter how Bitcoin transactions are carried out. Lightning Network can facilitate new use cases for Bitcoin, including immediate payments, micropayments, and machine-to-machine payments, by enabling quick and affordable micropayments. As a result, more people may be able to use Bitcoin as a form of payment, bringing it into the mainstream and increasing its accessibility.</w:t>
      </w:r>
    </w:p>
    <w:p w14:paraId="3E5ED978" w14:textId="77777777" w:rsidR="00BE7764" w:rsidRDefault="00BE7764" w:rsidP="00BE7764">
      <w:pPr>
        <w:jc w:val="both"/>
      </w:pPr>
    </w:p>
    <w:p w14:paraId="57C9A257" w14:textId="77777777" w:rsidR="00BE7764" w:rsidRDefault="00BE7764" w:rsidP="00BE7764">
      <w:pPr>
        <w:jc w:val="both"/>
      </w:pPr>
      <w:r w:rsidRPr="004C3BFD">
        <w:t>Blockchain offers security in Lightning Network by enforcing the finality of transactions. The closing of a channel broadcasts the channel's final state to the Bitcoin blockchain, ensuring that the transaction is legitimate and irreversible. While transactions must be approved by both parties, using multisignature addresses in Lightning Network channels adds an additional layer of security.</w:t>
      </w:r>
    </w:p>
    <w:p w14:paraId="30010CC7" w14:textId="77777777" w:rsidR="00BE7764" w:rsidRDefault="00BE7764" w:rsidP="00BE7764">
      <w:pPr>
        <w:jc w:val="both"/>
      </w:pPr>
    </w:p>
    <w:p w14:paraId="36A1165D" w14:textId="2A6DEB4A" w:rsidR="00BE7764" w:rsidRDefault="00BE7764" w:rsidP="00BE7764">
      <w:pPr>
        <w:jc w:val="both"/>
      </w:pPr>
      <w:r>
        <w:t>Future plans for Lightning Network include making it possible for quick, inexpensive, and secure Bitcoin transactions to be processed off-chain, which could help to address some of the scalability problems the Bitcoin network is now experiencing. The capacity and capabilities of the Lightning Network are anticipated to increase as more users use it, enabling it to develop into a more reliable and effective payment system.</w:t>
      </w:r>
    </w:p>
    <w:p w14:paraId="6D65C3F6" w14:textId="77777777" w:rsidR="00BE7764" w:rsidDel="00443359" w:rsidRDefault="00BE7764" w:rsidP="00443359">
      <w:pPr>
        <w:pStyle w:val="Heading4"/>
        <w:numPr>
          <w:ilvl w:val="0"/>
          <w:numId w:val="0"/>
        </w:numPr>
        <w:ind w:start="36pt"/>
        <w:rPr>
          <w:del w:id="149" w:author="Tanmya Rampal" w:date="2023-04-02T17:34:00Z"/>
        </w:rPr>
      </w:pPr>
    </w:p>
    <w:p w14:paraId="20135A32" w14:textId="77777777" w:rsidR="00443359" w:rsidRPr="00443359" w:rsidRDefault="00443359" w:rsidP="00443359">
      <w:pPr>
        <w:rPr>
          <w:ins w:id="150" w:author="Tanmya Rampal" w:date="2023-04-02T17:34:00Z"/>
        </w:rPr>
      </w:pPr>
    </w:p>
    <w:p w14:paraId="741BA4D5" w14:textId="11004CC0" w:rsidR="00BE7764" w:rsidRPr="00443359" w:rsidRDefault="00BE7764">
      <w:pPr>
        <w:pStyle w:val="Heading3"/>
        <w:pPrChange w:id="151" w:author="Tanmya Rampal" w:date="2023-04-02T17:34:00Z">
          <w:pPr>
            <w:pStyle w:val="Heading4"/>
            <w:numPr>
              <w:ilvl w:val="0"/>
              <w:numId w:val="0"/>
            </w:numPr>
            <w:ind w:firstLine="0pt"/>
          </w:pPr>
        </w:pPrChange>
      </w:pPr>
      <w:del w:id="152" w:author="Tanmya Rampal" w:date="2023-04-02T17:34:00Z">
        <w:r w:rsidRPr="00443359" w:rsidDel="00443359">
          <w:tab/>
        </w:r>
      </w:del>
      <w:r w:rsidRPr="00443359">
        <w:t>OpenBazaar</w:t>
      </w:r>
    </w:p>
    <w:p w14:paraId="638F71F1" w14:textId="77777777" w:rsidR="00BE7764" w:rsidRDefault="00BE7764" w:rsidP="00BE7764">
      <w:pPr>
        <w:jc w:val="both"/>
      </w:pPr>
      <w:r>
        <w:t>E-commerce may be significantly impacted by OpenBazaar. OpenBazaar, a decentralised marketplace, provides a safer and more private substitute for established e-commerce sites like Amazon or eBay. With the help of OpenBazaar, businesses could sell their wares without having to pay expensive commissions to middlemen, while customers could make purchases without disclosing any personal information. A more decentralised and democratic e-commerce environment may result from this, giving smaller retailers a greater chance to compete with bigger ones.</w:t>
      </w:r>
    </w:p>
    <w:p w14:paraId="1113206B" w14:textId="77777777" w:rsidR="00BE7764" w:rsidRDefault="00BE7764" w:rsidP="00BE7764"/>
    <w:p w14:paraId="25CF51A2" w14:textId="77777777" w:rsidR="00BE7764" w:rsidRDefault="00BE7764" w:rsidP="00BE7764">
      <w:pPr>
        <w:jc w:val="both"/>
      </w:pPr>
      <w:r>
        <w:t>Blockchain offers security by producing a tamper-proof record of every transaction. Because all OpenBazaar transactions are stored on the Bitcoin blockchain, they cannot be changed or reversed. This makes sure that there is no chance of fraud and that all transactions are transparent.</w:t>
      </w:r>
    </w:p>
    <w:p w14:paraId="2D86882A" w14:textId="77777777" w:rsidR="00BE7764" w:rsidRDefault="00BE7764" w:rsidP="00BE7764">
      <w:pPr>
        <w:jc w:val="both"/>
      </w:pPr>
    </w:p>
    <w:p w14:paraId="509A549E" w14:textId="48A6340E" w:rsidR="00BE7764" w:rsidRDefault="00BE7764" w:rsidP="00BE7764">
      <w:pPr>
        <w:jc w:val="both"/>
      </w:pPr>
      <w:r>
        <w:t>Future plans for OpenBazaar include developing a more decentralised and open marketplace where users can trade goods and services directly with one another without the use of middlemen. It is anticipated that the platform will keep improving, introducing new features and capabilities that will increase its user appeal and transaction processing effectiveness.</w:t>
      </w:r>
    </w:p>
    <w:p w14:paraId="1D7B8680" w14:textId="77777777" w:rsidR="00BE7764" w:rsidRDefault="00BE7764" w:rsidP="00BE7764">
      <w:pPr>
        <w:jc w:val="both"/>
      </w:pPr>
    </w:p>
    <w:p w14:paraId="0519C459" w14:textId="23B002CA" w:rsidR="00BE7764" w:rsidRPr="004C3BFD" w:rsidRDefault="00BE7764">
      <w:pPr>
        <w:pStyle w:val="Heading3"/>
        <w:pPrChange w:id="153" w:author="Tanmya Rampal" w:date="2023-04-02T17:34:00Z">
          <w:pPr>
            <w:pStyle w:val="Heading4"/>
            <w:numPr>
              <w:ilvl w:val="0"/>
              <w:numId w:val="0"/>
            </w:numPr>
            <w:ind w:firstLine="0pt"/>
          </w:pPr>
        </w:pPrChange>
      </w:pPr>
      <w:del w:id="154" w:author="Tanmya Rampal" w:date="2023-04-02T17:34:00Z">
        <w:r w:rsidDel="00443359">
          <w:tab/>
        </w:r>
      </w:del>
      <w:r>
        <w:t>Counterparty</w:t>
      </w:r>
    </w:p>
    <w:p w14:paraId="488E3497" w14:textId="77777777" w:rsidR="00BE7764" w:rsidRDefault="00BE7764" w:rsidP="00BE7764">
      <w:pPr>
        <w:jc w:val="both"/>
      </w:pPr>
      <w:r w:rsidRPr="004C3BFD">
        <w:t xml:space="preserve">The financial sector may be impacted by Counterparty. Counterparty can enable new use cases by issuing assets on the Bitcoin blockchain, including the development of digital securities, smart contracts, and decentralised exchanges. By </w:t>
      </w:r>
      <w:r w:rsidRPr="004C3BFD">
        <w:t>lowering the entry barriers for carrying out financial transactions and issuing securities, this may increase the number of people who can access the financial sector. Additionally, Counterparty can improve the security and openness of financial transactions by using the Bitcoin blockchain as a safe and decentralised ledger.</w:t>
      </w:r>
    </w:p>
    <w:p w14:paraId="12846FC8" w14:textId="77777777" w:rsidR="00BE7764" w:rsidRDefault="00BE7764" w:rsidP="00BE7764">
      <w:pPr>
        <w:jc w:val="both"/>
      </w:pPr>
    </w:p>
    <w:p w14:paraId="7DC106D9" w14:textId="75AC1FA9" w:rsidR="00BE7764" w:rsidRDefault="00BE7764" w:rsidP="00BE7764">
      <w:pPr>
        <w:jc w:val="both"/>
      </w:pPr>
      <w:r>
        <w:t>Blockchain contributes to security in Counterparty by offering a safe and decentralised ledger for tracking asset ownership and transactions. Counterparty makes guarantee that all transactions are impenetrable to tampering and cannot be undone by utilizing the Bitcoin blockchain. Additionally, Counterparty's implementation of smart contracts enables the development of sophisticated financial instruments that could boost transaction security</w:t>
      </w:r>
      <w:r w:rsidR="00D72EB6">
        <w:t xml:space="preserve"> [38]</w:t>
      </w:r>
      <w:r>
        <w:t>.</w:t>
      </w:r>
    </w:p>
    <w:p w14:paraId="3CB55A43" w14:textId="77777777" w:rsidR="004C3BFD" w:rsidRDefault="004C3BFD" w:rsidP="004C3BFD">
      <w:pPr>
        <w:jc w:val="both"/>
      </w:pPr>
    </w:p>
    <w:p w14:paraId="3764C43B" w14:textId="4A8D5624" w:rsidR="004C3BFD" w:rsidRDefault="004C3BFD" w:rsidP="004C3BFD">
      <w:pPr>
        <w:jc w:val="both"/>
      </w:pPr>
      <w:r>
        <w:t>Future plans for Counterparty include offering a safe and decentralised marketplace for the creation and exchange of assets and financial instruments. By facilitating the creation and trading of complex financial instruments, the platform has the potential to upend established financial markets.</w:t>
      </w:r>
    </w:p>
    <w:p w14:paraId="220D47F0" w14:textId="77777777" w:rsidR="004C3BFD" w:rsidRDefault="004C3BFD" w:rsidP="004C3BFD">
      <w:pPr>
        <w:jc w:val="both"/>
      </w:pPr>
    </w:p>
    <w:p w14:paraId="53ABB9EA" w14:textId="77777777" w:rsidR="00BE7764" w:rsidRDefault="00BE7764" w:rsidP="00BE7764">
      <w:pPr>
        <w:jc w:val="both"/>
      </w:pPr>
      <w:r>
        <w:t>Since they are all cutting-edge and revolutionary uses of blockchain technology that have the ability to change how we conduct transactions and connect with one another, the future potential of Lightning Network, OpenBazaar, and Counterparty appears bright.</w:t>
      </w:r>
    </w:p>
    <w:p w14:paraId="6E0512B6" w14:textId="77777777" w:rsidR="00BE7764" w:rsidRDefault="00BE7764" w:rsidP="004C3BFD">
      <w:pPr>
        <w:jc w:val="both"/>
      </w:pPr>
    </w:p>
    <w:p w14:paraId="0B4EBD2E" w14:textId="2E50BE72" w:rsidR="004C3BFD" w:rsidRDefault="004C3BFD" w:rsidP="004C3BFD">
      <w:pPr>
        <w:jc w:val="both"/>
      </w:pPr>
      <w:r>
        <w:t>In general, the future of Lightning Network, OpenBazaar, and Counterparty is promising because they are all blockchain-based apps with the potential to improve security, efficiency, and transparency across a range of sectors and use cases. These programs may become more significant in determining the direction of commerce and finance as they develop and mature.</w:t>
      </w:r>
    </w:p>
    <w:p w14:paraId="3991394A" w14:textId="478C087A" w:rsidR="004C3BFD" w:rsidRDefault="004C3BFD" w:rsidP="004C3BFD">
      <w:pPr>
        <w:pStyle w:val="Heading1"/>
        <w:numPr>
          <w:ilvl w:val="0"/>
          <w:numId w:val="0"/>
        </w:numPr>
      </w:pPr>
      <w:r>
        <w:t>Conclusion</w:t>
      </w:r>
    </w:p>
    <w:p w14:paraId="1AF25C73" w14:textId="7F7C04FD" w:rsidR="004C3BFD" w:rsidRDefault="00D72EB6" w:rsidP="00D72EB6">
      <w:pPr>
        <w:jc w:val="both"/>
      </w:pPr>
      <w:r w:rsidRPr="00D72EB6">
        <w:t>An extensive range of industries, including art and collectibles as well as e-commerce, finance, and voting, have been dramatically impacted by blockchain technology. The invention of NFTs, which have transformed how we think about ownership and value in the digital world, is one of the most exciting advancements in blockchain technology. BEvote and MyVote have shown how blockchain-based voting systems can improve democratic process accessibility, security, and transparency.</w:t>
      </w:r>
    </w:p>
    <w:p w14:paraId="260890C6" w14:textId="77777777" w:rsidR="00D72EB6" w:rsidRDefault="00D72EB6" w:rsidP="00D72EB6">
      <w:pPr>
        <w:jc w:val="both"/>
      </w:pPr>
    </w:p>
    <w:p w14:paraId="30AA78BF" w14:textId="35D2CA32" w:rsidR="00D72EB6" w:rsidRDefault="00D72EB6" w:rsidP="00D72EB6">
      <w:pPr>
        <w:jc w:val="both"/>
      </w:pPr>
      <w:r w:rsidRPr="00D72EB6">
        <w:t>From art and collectibles to e-commerce, economics, and voting, blockchain technology has had a profound impact on a variety of industries. The invention of NFTs, which has completely changed how we think about ownership and value in the digital world, is one of the most exciting advancements in blockchain technology. The promise of blockchain-based voting systems to improve accessibility, security, and transparency in the political process has been shown by BEvote and MyVote.</w:t>
      </w:r>
    </w:p>
    <w:p w14:paraId="672D4634" w14:textId="77777777" w:rsidR="00D72EB6" w:rsidRDefault="00D72EB6" w:rsidP="00D72EB6">
      <w:pPr>
        <w:jc w:val="both"/>
      </w:pPr>
    </w:p>
    <w:p w14:paraId="0B7488F3" w14:textId="5509BD7E" w:rsidR="00D72EB6" w:rsidRDefault="00D72EB6" w:rsidP="00D72EB6">
      <w:pPr>
        <w:jc w:val="both"/>
      </w:pPr>
      <w:r w:rsidRPr="00D72EB6">
        <w:t xml:space="preserve">Overall, across a variety of industries and application cases, blockchain technology has aided in enhancing security, effectiveness, and transparency. It has also opened up more access to markets that were previously closed off to innovation and disruption. These blockchain-based solutions </w:t>
      </w:r>
      <w:r w:rsidRPr="00D72EB6">
        <w:lastRenderedPageBreak/>
        <w:t>are likely to play an even bigger role in determining how business, finance, and society as a whole develop throughout time.</w:t>
      </w:r>
    </w:p>
    <w:p w14:paraId="21DD1052" w14:textId="77777777" w:rsidR="004C3BFD" w:rsidRPr="004C3BFD" w:rsidRDefault="004C3BFD" w:rsidP="004C3BFD"/>
    <w:p w14:paraId="7FA659F0" w14:textId="287D9DF0" w:rsidR="009303D9" w:rsidRDefault="009303D9" w:rsidP="00264B4E">
      <w:pPr>
        <w:pStyle w:val="Heading1"/>
        <w:numPr>
          <w:ilvl w:val="0"/>
          <w:numId w:val="0"/>
        </w:numPr>
      </w:pPr>
      <w:r w:rsidRPr="005B520E">
        <w:t>References</w:t>
      </w:r>
    </w:p>
    <w:p w14:paraId="17EA2915" w14:textId="77777777" w:rsidR="009303D9" w:rsidRPr="005B520E" w:rsidRDefault="009303D9"/>
    <w:p w14:paraId="0872A01F" w14:textId="5114801B" w:rsidR="009303D9" w:rsidRDefault="00A52753" w:rsidP="0004781E">
      <w:pPr>
        <w:pStyle w:val="references"/>
        <w:ind w:start="17.70pt" w:hanging="17.70pt"/>
      </w:pPr>
      <w:r w:rsidRPr="00A52753">
        <w:t>Pilkington, Marc. "11 Blockchain Technol-Ogy: Principles and Applications." Re-Search Handbook On Digital Transfor-Mations (2016</w:t>
      </w:r>
      <w:r>
        <w:t>)</w:t>
      </w:r>
    </w:p>
    <w:p w14:paraId="3075803B" w14:textId="59697173" w:rsidR="009303D9" w:rsidRDefault="00A52753" w:rsidP="0004781E">
      <w:pPr>
        <w:pStyle w:val="references"/>
        <w:ind w:start="17.70pt" w:hanging="17.70pt"/>
      </w:pPr>
      <w:r w:rsidRPr="00A52753">
        <w:t>Crosby, M., Pattanayak, P., Verma, S., &amp; Kalyanaraman, V. (2016). Blockchain Tech-Nology: Beyond Bitcoin. Applied Innova-Tion</w:t>
      </w:r>
      <w:r w:rsidR="009303D9">
        <w:t>.</w:t>
      </w:r>
    </w:p>
    <w:p w14:paraId="26C52F67" w14:textId="5F63291A" w:rsidR="009303D9" w:rsidRDefault="00A52753" w:rsidP="0004781E">
      <w:pPr>
        <w:pStyle w:val="references"/>
        <w:ind w:start="17.70pt" w:hanging="17.70pt"/>
      </w:pPr>
      <w:r>
        <w:t>S. Nakamoto, “Bitcoin: A Peer-to-Peer Electronic Cash System”, 2009. [Online] Available: https://bitcoin.org/bitcoin.pdf</w:t>
      </w:r>
      <w:r w:rsidR="009303D9">
        <w:t>.</w:t>
      </w:r>
    </w:p>
    <w:p w14:paraId="75B83F55" w14:textId="31E918D7" w:rsidR="009303D9" w:rsidRDefault="00A52753" w:rsidP="0004781E">
      <w:pPr>
        <w:pStyle w:val="references"/>
        <w:ind w:start="17.70pt" w:hanging="17.70pt"/>
      </w:pPr>
      <w:r>
        <w:t>J. Kishigami et. al., “The Blockchain-based Digital Content Distribution System” in 2015 IEEE Fifth International Conference on Big Data and Cloud Computing, 2015</w:t>
      </w:r>
      <w:r w:rsidR="009303D9">
        <w:t>.</w:t>
      </w:r>
    </w:p>
    <w:p w14:paraId="267ACE96" w14:textId="6ECF0974" w:rsidR="00A52753" w:rsidRDefault="00A52753" w:rsidP="00A52753">
      <w:pPr>
        <w:pStyle w:val="references"/>
      </w:pPr>
      <w:r>
        <w:t>G. Hurlburt and I. Bojanova, “Bitcoin: Benefit or Curse?” in IT Pro,</w:t>
      </w:r>
      <w:r w:rsidRPr="00A52753">
        <w:t xml:space="preserve"> </w:t>
      </w:r>
      <w:r>
        <w:t>vol. 16, no. 3, 2014</w:t>
      </w:r>
    </w:p>
    <w:p w14:paraId="38958153" w14:textId="77777777" w:rsidR="00A52753" w:rsidRDefault="00A52753" w:rsidP="00A52753">
      <w:pPr>
        <w:pStyle w:val="references"/>
      </w:pPr>
      <w:r w:rsidRPr="00A52753">
        <w:t>Ning Lu, Xin Xu, Chang Choi, Tianlong Fei, Wenbo Shi, "BEvote: Bitcoin-Enabled E-Voting Scheme with Anonymity and Robustness", Security and Communication Networks, vol. 2021, Article ID 9988646, 14 pages, 2021</w:t>
      </w:r>
    </w:p>
    <w:p w14:paraId="158CAFC5" w14:textId="5FC08CF0" w:rsidR="00DF3172" w:rsidRDefault="00DF3172" w:rsidP="00A52753">
      <w:pPr>
        <w:pStyle w:val="references"/>
      </w:pPr>
      <w:r w:rsidRPr="00DF3172">
        <w:t>Rehman, Wajiha &amp; Zainab, Hijab &amp; Imran, Jaweria &amp; Bawany, Narmeen. (2021). NFTs: Applications and Challenges. 10.1109/ACIT53391.2021.9677260.</w:t>
      </w:r>
    </w:p>
    <w:p w14:paraId="675AA66C" w14:textId="7E82B39F" w:rsidR="00DF3172" w:rsidRDefault="00DF3172" w:rsidP="00A52753">
      <w:pPr>
        <w:pStyle w:val="references"/>
      </w:pPr>
      <w:r w:rsidRPr="00DF3172">
        <w:t>Saeed Banaeian Far, Seyed Mojtaba Hosseini Bamakan, Qiang Qu, Qingshan Jiang</w:t>
      </w:r>
      <w:r>
        <w:t>”</w:t>
      </w:r>
      <w:r w:rsidRPr="00DF3172">
        <w:t>A Review of Non-fungible Tokens Applications in the Real-world and Metaverse</w:t>
      </w:r>
      <w:r>
        <w:t>”</w:t>
      </w:r>
    </w:p>
    <w:p w14:paraId="60445A23" w14:textId="77777777" w:rsidR="00DF3172" w:rsidRDefault="00DF3172" w:rsidP="00DF3172">
      <w:pPr>
        <w:pStyle w:val="references"/>
      </w:pPr>
      <w:r>
        <w:t xml:space="preserve">Redman, J. (2020, September 13). </w:t>
      </w:r>
      <w:r>
        <w:rPr>
          <w:i/>
          <w:iCs/>
        </w:rPr>
        <w:t>NFT economy grows exponential: $1m in non-fungible token sales last week</w:t>
      </w:r>
      <w:r>
        <w:t xml:space="preserve">. Bitcoin News. Retrieved April 2, 2023, from https://news.bitcoin.com/nft-economy-grows-exponential-1m-in-non-fungible-token-sales-last-week/ </w:t>
      </w:r>
    </w:p>
    <w:p w14:paraId="28FC9834" w14:textId="77777777" w:rsidR="00DF3172" w:rsidRDefault="00DF3172" w:rsidP="00DF3172">
      <w:pPr>
        <w:pStyle w:val="references"/>
      </w:pPr>
      <w:r>
        <w:t xml:space="preserve">Julia ng. (2023, March 7). </w:t>
      </w:r>
      <w:r>
        <w:rPr>
          <w:i/>
          <w:iCs/>
        </w:rPr>
        <w:t>Most popular NFT marketplaces by market share</w:t>
      </w:r>
      <w:r>
        <w:t xml:space="preserve">. CoinGecko. Retrieved April 2, 2023, from https://www.coingecko.com/research/publications/market-share-nft-marketplaces </w:t>
      </w:r>
    </w:p>
    <w:p w14:paraId="769CD0C4" w14:textId="77777777" w:rsidR="00C4128F" w:rsidRDefault="00C4128F" w:rsidP="00C4128F">
      <w:pPr>
        <w:pStyle w:val="references"/>
      </w:pPr>
      <w:r>
        <w:t xml:space="preserve">Murray, P. (2021, April 27). </w:t>
      </w:r>
      <w:r>
        <w:rPr>
          <w:i/>
          <w:iCs/>
        </w:rPr>
        <w:t>Golden State Warriors launch NFT collection, becoming first U.S. sports team to release own nfts</w:t>
      </w:r>
      <w:r>
        <w:t xml:space="preserve">. Forbes. Retrieved April 2, 2023, from https://www.forbes.com/sites/patrickmurray/2021/04/27/golden-state-warriors-launch-nft-collection-become-1st-sports-team-to-create-own-nfts/?sh=709ce71d1d94 </w:t>
      </w:r>
    </w:p>
    <w:p w14:paraId="4A87068B" w14:textId="77777777" w:rsidR="00C4128F" w:rsidRDefault="00C4128F" w:rsidP="00C4128F">
      <w:pPr>
        <w:pStyle w:val="references"/>
      </w:pPr>
      <w:r>
        <w:t xml:space="preserve">Priya Pedamkar. (2023, March 4). </w:t>
      </w:r>
      <w:r>
        <w:rPr>
          <w:i/>
          <w:iCs/>
        </w:rPr>
        <w:t>Applications of blockchain: 10 most popular application of Blockchain</w:t>
      </w:r>
      <w:r>
        <w:t xml:space="preserve">. EDUCBA. Retrieved April 2, 2023, from https://www.educba.com/applications-of-blockchain </w:t>
      </w:r>
    </w:p>
    <w:p w14:paraId="7E36FE49" w14:textId="77777777" w:rsidR="00C4128F" w:rsidRDefault="00C4128F" w:rsidP="00C4128F">
      <w:pPr>
        <w:pStyle w:val="references"/>
      </w:pPr>
      <w:r>
        <w:t xml:space="preserve">Etal. (2022, May 20). </w:t>
      </w:r>
      <w:r>
        <w:rPr>
          <w:i/>
          <w:iCs/>
        </w:rPr>
        <w:t>From bitcoin to the metaverse: The current evolution is a revolution</w:t>
      </w:r>
      <w:r>
        <w:t xml:space="preserve">. Check Point Software. Retrieved April 2, 2023, from https://blog.checkpoint.com/2022/05/20/from-bitcoin-to-the-metaverse-the-current-evolution-is-a-revolution/ </w:t>
      </w:r>
    </w:p>
    <w:p w14:paraId="7D2C1A0C" w14:textId="77777777" w:rsidR="00C4128F" w:rsidRDefault="00C4128F" w:rsidP="00C4128F">
      <w:pPr>
        <w:pStyle w:val="references"/>
      </w:pPr>
      <w:r>
        <w:t xml:space="preserve">Jeon, H.-joo, Youn, H.-chang, Ko, S.-mi, &amp; Kim, T.-heon. (2021, August 3). </w:t>
      </w:r>
      <w:r>
        <w:rPr>
          <w:i/>
          <w:iCs/>
        </w:rPr>
        <w:t>Blockchain and AI meet in the metaverse</w:t>
      </w:r>
      <w:r>
        <w:t xml:space="preserve">. IntechOpen. Retrieved April 2, 2023, from https://www.intechopen.com/chapters/77823 </w:t>
      </w:r>
    </w:p>
    <w:p w14:paraId="768B2FB6" w14:textId="77777777" w:rsidR="00C4128F" w:rsidRDefault="00C4128F" w:rsidP="00C4128F">
      <w:pPr>
        <w:pStyle w:val="references"/>
      </w:pPr>
      <w:r>
        <w:t xml:space="preserve">Metaverse in Blockchain. (n.d.). Retrieved April 2, 2023, from https://www.alibabacloud.com/knowledge/tech/metaverse-in-blockchain </w:t>
      </w:r>
    </w:p>
    <w:p w14:paraId="27D7C572" w14:textId="77777777" w:rsidR="00C4128F" w:rsidRDefault="00C4128F" w:rsidP="00C4128F">
      <w:pPr>
        <w:pStyle w:val="references"/>
      </w:pPr>
      <w:r>
        <w:t xml:space="preserve">101 Blockchains. (2022, August 15). </w:t>
      </w:r>
      <w:r>
        <w:rPr>
          <w:i/>
          <w:iCs/>
        </w:rPr>
        <w:t>Non-fungible tokens - risks and challenges</w:t>
      </w:r>
      <w:r>
        <w:t xml:space="preserve">. 101 Blockchains. Retrieved April 2, 2023, from https://101blockchains.com/nft-risks-and-challenges/ </w:t>
      </w:r>
    </w:p>
    <w:p w14:paraId="22484564" w14:textId="77777777" w:rsidR="00C4128F" w:rsidRDefault="00C4128F" w:rsidP="00C4128F">
      <w:pPr>
        <w:pStyle w:val="references"/>
      </w:pPr>
      <w:r>
        <w:rPr>
          <w:i/>
          <w:iCs/>
        </w:rPr>
        <w:t>Ethereum Energy Consumption index</w:t>
      </w:r>
      <w:r>
        <w:t xml:space="preserve">. Digiconomist. (2022, December 6). Retrieved April 2, 2023, from https://digiconomist.net/ethereum-energy-consumption </w:t>
      </w:r>
    </w:p>
    <w:p w14:paraId="6CDBB4DD" w14:textId="77777777" w:rsidR="00C4128F" w:rsidRDefault="00C4128F" w:rsidP="00C4128F">
      <w:pPr>
        <w:pStyle w:val="references"/>
      </w:pPr>
      <w:r>
        <w:t xml:space="preserve">Scribani, J. (2018, September 7). </w:t>
      </w:r>
      <w:r>
        <w:rPr>
          <w:i/>
          <w:iCs/>
        </w:rPr>
        <w:t>Infographic: How the Blockchain is powering our future</w:t>
      </w:r>
      <w:r>
        <w:t xml:space="preserve">. Visual Capitalist. Retrieved April 2, 2023, from https://www.visualcapitalist.com/blockchain-powering-future/ </w:t>
      </w:r>
    </w:p>
    <w:p w14:paraId="491954EB" w14:textId="77777777" w:rsidR="00EE4D75" w:rsidRPr="00EE4D75" w:rsidRDefault="00EE4D75" w:rsidP="00EE4D75">
      <w:pPr>
        <w:pStyle w:val="references"/>
      </w:pPr>
      <w:r w:rsidRPr="00EE4D75">
        <w:t>Ghosh PK, Chakraborty A, Hasan M, Rashid K, Siddique AH. Blockchain Application in Healthcare Systems: A Review. Systems. 2023; 11(1):38</w:t>
      </w:r>
    </w:p>
    <w:p w14:paraId="55964DB4" w14:textId="77777777" w:rsidR="00EE4D75" w:rsidRDefault="00EE4D75" w:rsidP="00EE4D75">
      <w:pPr>
        <w:pStyle w:val="references"/>
      </w:pPr>
      <w:r>
        <w:t xml:space="preserve">Bitpanda. (n.d.). </w:t>
      </w:r>
      <w:r>
        <w:rPr>
          <w:i/>
          <w:iCs/>
        </w:rPr>
        <w:t>How does a blockchain work?</w:t>
      </w:r>
      <w:r>
        <w:t xml:space="preserve"> - Bitpanda Academy. Retrieved April 2, 2023, from https://www.bitpanda.com/academy/en/lessons/how-does-a-blockchain-work/ </w:t>
      </w:r>
    </w:p>
    <w:p w14:paraId="73F72BE7" w14:textId="31FC3008" w:rsidR="00DF3172" w:rsidRDefault="00EE4D75" w:rsidP="00A52753">
      <w:pPr>
        <w:pStyle w:val="references"/>
      </w:pPr>
      <w:r w:rsidRPr="00EE4D75">
        <w:t>Abid Haleem, Mohd Javaid, Ravi Pratap Singh, Rajiv Suman, Shanay Rab,"Blockchain technology applications in healthcare: An overview,International Journal of Intelligent Networks"</w:t>
      </w:r>
    </w:p>
    <w:p w14:paraId="3EF86F17" w14:textId="10E55490" w:rsidR="00DF3172" w:rsidRDefault="00EE4D75" w:rsidP="00A52753">
      <w:pPr>
        <w:pStyle w:val="references"/>
      </w:pPr>
      <w:r w:rsidRPr="00EE4D75">
        <w:t>L. Soltanisehat, R. Alizadeh, H. Hao and K. -K. R. Choo, "Technical, Temporal, and Spatial Research Challenges and Opportunities in Blockchain-Based Healthcare: A Systematic Literature Review," in IEEE Transactions on Engineering Management,</w:t>
      </w:r>
    </w:p>
    <w:p w14:paraId="7E7685BC" w14:textId="51C31AC2" w:rsidR="00DF3172" w:rsidRDefault="00EE4D75" w:rsidP="00A52753">
      <w:pPr>
        <w:pStyle w:val="references"/>
      </w:pPr>
      <w:r w:rsidRPr="00EE4D75">
        <w:t>F. Jabeen, Z. Hamid, A. Akhunzada, W. Abdul and S. Ghouzali, "Trust and Reputation Management in Healthcare Systems: Taxonomy, Requirements and Open Issues</w:t>
      </w:r>
    </w:p>
    <w:p w14:paraId="512BD4E5" w14:textId="6AA378E3" w:rsidR="00DF3172" w:rsidRDefault="00EE4D75" w:rsidP="00A52753">
      <w:pPr>
        <w:pStyle w:val="references"/>
      </w:pPr>
      <w:r w:rsidRPr="00EE4D75">
        <w:t>M. H. Chinaei, H. Habibi Gharakheili and V. Sivaraman, "Optimal Witnessing of Healthcare IoT Data Using Blockchain Logging Contract," in IEEE Internet of Things Journal,</w:t>
      </w:r>
    </w:p>
    <w:p w14:paraId="3D237647" w14:textId="77777777" w:rsidR="00EE4D75" w:rsidRDefault="00EE4D75" w:rsidP="00EE4D75">
      <w:pPr>
        <w:pStyle w:val="references"/>
      </w:pPr>
      <w:r>
        <w:t xml:space="preserve">Anand, A. (n.d.). </w:t>
      </w:r>
      <w:r>
        <w:rPr>
          <w:i/>
          <w:iCs/>
        </w:rPr>
        <w:t>6 applications of blockchain in the healthcare sector</w:t>
      </w:r>
      <w:r>
        <w:t xml:space="preserve">. Analytics Steps. Retrieved April 2, 2023, from https://www.analyticssteps.com/blogs/6-applications-blockchain-healthcare-sector </w:t>
      </w:r>
    </w:p>
    <w:p w14:paraId="2D126DDB" w14:textId="2C4D9467" w:rsidR="00DF3172" w:rsidRDefault="00EE4D75" w:rsidP="00A52753">
      <w:pPr>
        <w:pStyle w:val="references"/>
      </w:pPr>
      <w:r w:rsidRPr="00EE4D75">
        <w:t>Osgood, R., 2016. The future of democracy: Blockchain voting. COMP116: Information security, pp.1-21.</w:t>
      </w:r>
    </w:p>
    <w:p w14:paraId="10F5FA24" w14:textId="4BC773EC" w:rsidR="00DF3172" w:rsidRDefault="00EE4D75" w:rsidP="00A52753">
      <w:pPr>
        <w:pStyle w:val="references"/>
      </w:pPr>
      <w:r w:rsidRPr="00EE4D75">
        <w:t>2.</w:t>
      </w:r>
      <w:r w:rsidRPr="00EE4D75">
        <w:tab/>
        <w:t>Abuidris, Y., Kumar, R. and Wenyong, W., 2019, December. A survey of blockchain based on e-voting systems. In Proceedings of the 2019 2nd International Conference on Blockchain Technology and Applications</w:t>
      </w:r>
    </w:p>
    <w:p w14:paraId="51968E3D" w14:textId="77777777" w:rsidR="00A752C4" w:rsidRDefault="00EE4D75" w:rsidP="00A752C4">
      <w:pPr>
        <w:pStyle w:val="references"/>
      </w:pPr>
      <w:r w:rsidRPr="00EE4D75">
        <w:t>3.</w:t>
      </w:r>
      <w:r w:rsidRPr="00EE4D75">
        <w:tab/>
        <w:t>Agbesi, S. and Asante, G., 2019, November. Electronic voting recording system based on blockchain technology. In 2019 12th CMI Conference on Cybersecurity and Privacy (CMI)</w:t>
      </w:r>
    </w:p>
    <w:p w14:paraId="7B99DFA5" w14:textId="77777777" w:rsidR="00A752C4" w:rsidRPr="00A752C4" w:rsidRDefault="00A752C4" w:rsidP="00A752C4">
      <w:pPr>
        <w:pStyle w:val="references"/>
      </w:pPr>
      <w:r w:rsidRPr="00A752C4">
        <w:rPr>
          <w:rFonts w:asciiTheme="majorBidi" w:hAnsiTheme="majorBidi" w:cstheme="majorBidi"/>
        </w:rPr>
        <w:t>Raval, S., 2016. </w:t>
      </w:r>
      <w:r w:rsidRPr="00A752C4">
        <w:rPr>
          <w:rFonts w:asciiTheme="majorBidi" w:hAnsiTheme="majorBidi" w:cstheme="majorBidi"/>
          <w:i/>
          <w:iCs/>
        </w:rPr>
        <w:t>Decentralized applications: harnessing Bitcoin's blockchain technology</w:t>
      </w:r>
      <w:r w:rsidRPr="00A752C4">
        <w:rPr>
          <w:rFonts w:asciiTheme="majorBidi" w:hAnsiTheme="majorBidi" w:cstheme="majorBidi"/>
        </w:rPr>
        <w:t>. " O'Reilly Media, Inc.".</w:t>
      </w:r>
    </w:p>
    <w:p w14:paraId="05649D10" w14:textId="77777777" w:rsidR="00A752C4" w:rsidRPr="00A752C4" w:rsidRDefault="00A752C4" w:rsidP="00A752C4">
      <w:pPr>
        <w:pStyle w:val="references"/>
      </w:pPr>
      <w:r w:rsidRPr="00A752C4">
        <w:rPr>
          <w:rFonts w:asciiTheme="majorBidi" w:hAnsiTheme="majorBidi" w:cstheme="majorBidi"/>
        </w:rPr>
        <w:t>Verma, S., Dash, S. and Joshi, A., 2022, October. A Detailed Study of Blockchain and dapps. In </w:t>
      </w:r>
      <w:r w:rsidRPr="00A752C4">
        <w:rPr>
          <w:rFonts w:asciiTheme="majorBidi" w:hAnsiTheme="majorBidi" w:cstheme="majorBidi"/>
          <w:i/>
          <w:iCs/>
        </w:rPr>
        <w:t>2022 International Conference on Cyber Resilience (ICCR)</w:t>
      </w:r>
      <w:r w:rsidRPr="00A752C4">
        <w:rPr>
          <w:rFonts w:asciiTheme="majorBidi" w:hAnsiTheme="majorBidi" w:cstheme="majorBidi"/>
        </w:rPr>
        <w:t> (pp. 1-5). IEEE.</w:t>
      </w:r>
    </w:p>
    <w:p w14:paraId="054EEAC4" w14:textId="77777777" w:rsidR="00A752C4" w:rsidRPr="00A752C4" w:rsidRDefault="00A752C4" w:rsidP="00A752C4">
      <w:pPr>
        <w:pStyle w:val="references"/>
      </w:pPr>
      <w:r w:rsidRPr="00A752C4">
        <w:rPr>
          <w:rFonts w:asciiTheme="majorBidi" w:hAnsiTheme="majorBidi" w:cstheme="majorBidi"/>
        </w:rPr>
        <w:t>Miraz, M.H. and Donald, D.C., 2019, April. LApps: technological, legal and market potentials of blockchain lightning network applications. In </w:t>
      </w:r>
      <w:r w:rsidRPr="00A752C4">
        <w:rPr>
          <w:rFonts w:asciiTheme="majorBidi" w:hAnsiTheme="majorBidi" w:cstheme="majorBidi"/>
          <w:i/>
          <w:iCs/>
        </w:rPr>
        <w:t>Proceedings of the 2019 3rd International Conference on Information System and Data Mining</w:t>
      </w:r>
      <w:r w:rsidRPr="00A752C4">
        <w:rPr>
          <w:rFonts w:asciiTheme="majorBidi" w:hAnsiTheme="majorBidi" w:cstheme="majorBidi"/>
        </w:rPr>
        <w:t> (pp. 185-189).</w:t>
      </w:r>
    </w:p>
    <w:p w14:paraId="48023AC9" w14:textId="77777777" w:rsidR="00A752C4" w:rsidRPr="00A752C4" w:rsidRDefault="00A752C4" w:rsidP="00A752C4">
      <w:pPr>
        <w:pStyle w:val="references"/>
      </w:pPr>
      <w:r w:rsidRPr="00A752C4">
        <w:rPr>
          <w:rFonts w:asciiTheme="majorBidi" w:hAnsiTheme="majorBidi" w:cstheme="majorBidi"/>
        </w:rPr>
        <w:t>Chauhan, A., Malviya, O.P., Verma, M. and Mor, T.S., 2018, July. Blockchain and scalability. In </w:t>
      </w:r>
      <w:r w:rsidRPr="00A752C4">
        <w:rPr>
          <w:rFonts w:asciiTheme="majorBidi" w:hAnsiTheme="majorBidi" w:cstheme="majorBidi"/>
          <w:i/>
          <w:iCs/>
        </w:rPr>
        <w:t>2018 IEEE International Conference on Software Quality, Reliability and Security Companion (QRS-C)</w:t>
      </w:r>
      <w:r w:rsidRPr="00A752C4">
        <w:rPr>
          <w:rFonts w:asciiTheme="majorBidi" w:hAnsiTheme="majorBidi" w:cstheme="majorBidi"/>
        </w:rPr>
        <w:t> (pp. 122-128). IEEE.</w:t>
      </w:r>
    </w:p>
    <w:p w14:paraId="0B0E1A6C" w14:textId="77777777" w:rsidR="00A752C4" w:rsidRPr="00A752C4" w:rsidRDefault="00A752C4" w:rsidP="00A752C4">
      <w:pPr>
        <w:pStyle w:val="references"/>
      </w:pPr>
      <w:r w:rsidRPr="00A752C4">
        <w:rPr>
          <w:rFonts w:asciiTheme="majorBidi" w:hAnsiTheme="majorBidi" w:cstheme="majorBidi"/>
        </w:rPr>
        <w:t>Wu, K., Ma, Y., Huang, G. and Liu, X., 2021. A first look at blockchain‐based decentralized applications. </w:t>
      </w:r>
      <w:r w:rsidRPr="00A752C4">
        <w:rPr>
          <w:rFonts w:asciiTheme="majorBidi" w:hAnsiTheme="majorBidi" w:cstheme="majorBidi"/>
          <w:i/>
          <w:iCs/>
        </w:rPr>
        <w:t>Software: Practice and Experience</w:t>
      </w:r>
      <w:r w:rsidRPr="00A752C4">
        <w:rPr>
          <w:rFonts w:asciiTheme="majorBidi" w:hAnsiTheme="majorBidi" w:cstheme="majorBidi"/>
        </w:rPr>
        <w:t>, </w:t>
      </w:r>
      <w:r w:rsidRPr="00A752C4">
        <w:rPr>
          <w:rFonts w:asciiTheme="majorBidi" w:hAnsiTheme="majorBidi" w:cstheme="majorBidi"/>
          <w:i/>
          <w:iCs/>
        </w:rPr>
        <w:t>51</w:t>
      </w:r>
      <w:r w:rsidRPr="00A752C4">
        <w:rPr>
          <w:rFonts w:asciiTheme="majorBidi" w:hAnsiTheme="majorBidi" w:cstheme="majorBidi"/>
        </w:rPr>
        <w:t>(10), pp.2033-2050.</w:t>
      </w:r>
    </w:p>
    <w:p w14:paraId="35229255" w14:textId="77777777" w:rsidR="00A752C4" w:rsidRPr="00A752C4" w:rsidRDefault="00A752C4" w:rsidP="00A752C4">
      <w:pPr>
        <w:pStyle w:val="references"/>
      </w:pPr>
      <w:r w:rsidRPr="00A752C4">
        <w:rPr>
          <w:rFonts w:asciiTheme="majorBidi" w:hAnsiTheme="majorBidi" w:cstheme="majorBidi"/>
        </w:rPr>
        <w:t>Wu, K., 2019. An empirical study of blockchain-based decentralized applications. </w:t>
      </w:r>
      <w:r w:rsidRPr="00A752C4">
        <w:rPr>
          <w:rFonts w:asciiTheme="majorBidi" w:hAnsiTheme="majorBidi" w:cstheme="majorBidi"/>
          <w:i/>
          <w:iCs/>
        </w:rPr>
        <w:t>arXiv preprint arXiv:1902.04969</w:t>
      </w:r>
      <w:r w:rsidRPr="00A752C4">
        <w:rPr>
          <w:rFonts w:asciiTheme="majorBidi" w:hAnsiTheme="majorBidi" w:cstheme="majorBidi"/>
        </w:rPr>
        <w:t>.</w:t>
      </w:r>
    </w:p>
    <w:p w14:paraId="27853BCD" w14:textId="77777777" w:rsidR="00A752C4" w:rsidRPr="00A752C4" w:rsidRDefault="00A752C4" w:rsidP="00A752C4">
      <w:pPr>
        <w:pStyle w:val="references"/>
      </w:pPr>
      <w:r w:rsidRPr="00A752C4">
        <w:rPr>
          <w:rFonts w:asciiTheme="majorBidi" w:hAnsiTheme="majorBidi" w:cstheme="majorBidi"/>
        </w:rPr>
        <w:t>Holzer, P., 2020. </w:t>
      </w:r>
      <w:r w:rsidRPr="00A752C4">
        <w:rPr>
          <w:rFonts w:asciiTheme="majorBidi" w:hAnsiTheme="majorBidi" w:cstheme="majorBidi"/>
          <w:i/>
          <w:iCs/>
        </w:rPr>
        <w:t>Payment Channel Network Analysis with Focus on Lightning Network</w:t>
      </w:r>
      <w:r w:rsidRPr="00A752C4">
        <w:rPr>
          <w:rFonts w:asciiTheme="majorBidi" w:hAnsiTheme="majorBidi" w:cstheme="majorBidi"/>
        </w:rPr>
        <w:t> (Doctoral dissertation, Wien).</w:t>
      </w:r>
    </w:p>
    <w:p w14:paraId="62E252E0" w14:textId="77777777" w:rsidR="00A752C4" w:rsidRPr="00A752C4" w:rsidRDefault="00A752C4" w:rsidP="00A752C4">
      <w:pPr>
        <w:pStyle w:val="references"/>
      </w:pPr>
      <w:r w:rsidRPr="00A752C4">
        <w:rPr>
          <w:rFonts w:asciiTheme="majorBidi" w:hAnsiTheme="majorBidi" w:cstheme="majorBidi"/>
        </w:rPr>
        <w:t>Arps, J.E. and Christin, N., 2020. Open market or ghost town? The curious case of OpenBazaar. In </w:t>
      </w:r>
      <w:r w:rsidRPr="00A752C4">
        <w:rPr>
          <w:rFonts w:asciiTheme="majorBidi" w:hAnsiTheme="majorBidi" w:cstheme="majorBidi"/>
          <w:i/>
          <w:iCs/>
        </w:rPr>
        <w:t>Financial Cryptography and Data Security: 24th International Conference, FC 2020, Kota Kinabalu, Malaysia, February 10–14, 2020 Revised Selected Papers 24</w:t>
      </w:r>
      <w:r w:rsidRPr="00A752C4">
        <w:rPr>
          <w:rFonts w:asciiTheme="majorBidi" w:hAnsiTheme="majorBidi" w:cstheme="majorBidi"/>
        </w:rPr>
        <w:t> (pp. 561-577). Springer International Publishing.</w:t>
      </w:r>
    </w:p>
    <w:p w14:paraId="745E49EC" w14:textId="77777777" w:rsidR="00A752C4" w:rsidRDefault="00A752C4" w:rsidP="00A752C4">
      <w:pPr>
        <w:pStyle w:val="references"/>
      </w:pPr>
      <w:r w:rsidRPr="00A752C4">
        <w:rPr>
          <w:rFonts w:asciiTheme="majorBidi" w:hAnsiTheme="majorBidi" w:cstheme="majorBidi"/>
        </w:rPr>
        <w:t>Dennis, R. and Owen, G., Breaking open the Bazaar: identifying and exploiting key weaknesses in the OpenBazaar network.</w:t>
      </w:r>
    </w:p>
    <w:p w14:paraId="622C2C37" w14:textId="31A725B4" w:rsidR="00264B4E" w:rsidRPr="00A752C4" w:rsidRDefault="00A752C4" w:rsidP="00A752C4">
      <w:pPr>
        <w:pStyle w:val="references"/>
      </w:pPr>
      <w:r w:rsidRPr="00A752C4">
        <w:rPr>
          <w:rFonts w:asciiTheme="majorBidi" w:hAnsiTheme="majorBidi" w:cstheme="majorBidi"/>
        </w:rPr>
        <w:t>Baliga, A., 2016. The blockchain landscape. </w:t>
      </w:r>
      <w:r w:rsidRPr="00A752C4">
        <w:rPr>
          <w:rFonts w:asciiTheme="majorBidi" w:hAnsiTheme="majorBidi" w:cstheme="majorBidi"/>
          <w:i/>
          <w:iCs/>
        </w:rPr>
        <w:t>Persistent Systems</w:t>
      </w:r>
      <w:r w:rsidRPr="00A752C4">
        <w:rPr>
          <w:rFonts w:asciiTheme="majorBidi" w:hAnsiTheme="majorBidi" w:cstheme="majorBidi"/>
        </w:rPr>
        <w:t>, </w:t>
      </w:r>
      <w:r w:rsidRPr="00A752C4">
        <w:rPr>
          <w:rFonts w:asciiTheme="majorBidi" w:hAnsiTheme="majorBidi" w:cstheme="majorBidi"/>
          <w:i/>
          <w:iCs/>
        </w:rPr>
        <w:t>3</w:t>
      </w:r>
      <w:r w:rsidRPr="00A752C4">
        <w:rPr>
          <w:rFonts w:asciiTheme="majorBidi" w:hAnsiTheme="majorBidi" w:cstheme="majorBidi"/>
        </w:rPr>
        <w:t>(5), p.4.</w:t>
      </w:r>
    </w:p>
    <w:p w14:paraId="43EAB660" w14:textId="77777777" w:rsidR="00264B4E" w:rsidRPr="00A752C4" w:rsidRDefault="00264B4E" w:rsidP="00264B4E">
      <w:pPr>
        <w:pStyle w:val="references"/>
        <w:numPr>
          <w:ilvl w:val="0"/>
          <w:numId w:val="0"/>
        </w:numPr>
        <w:ind w:start="18pt" w:hanging="18pt"/>
        <w:rPr>
          <w:rFonts w:asciiTheme="majorBidi" w:hAnsiTheme="majorBidi" w:cstheme="majorBidi"/>
        </w:rPr>
      </w:pPr>
    </w:p>
    <w:p w14:paraId="3B902DA9" w14:textId="77777777" w:rsidR="00DF3172" w:rsidRPr="00A752C4" w:rsidRDefault="00DF3172" w:rsidP="00DF3172">
      <w:pPr>
        <w:pStyle w:val="references"/>
        <w:numPr>
          <w:ilvl w:val="0"/>
          <w:numId w:val="0"/>
        </w:numPr>
        <w:rPr>
          <w:rFonts w:asciiTheme="majorBidi" w:hAnsiTheme="majorBidi" w:cstheme="majorBidi"/>
        </w:rPr>
      </w:pPr>
    </w:p>
    <w:p w14:paraId="542FAA9F" w14:textId="0C95D0C2" w:rsidR="009303D9" w:rsidRPr="00A752C4" w:rsidRDefault="009303D9" w:rsidP="00836367">
      <w:pPr>
        <w:pStyle w:val="references"/>
        <w:numPr>
          <w:ilvl w:val="0"/>
          <w:numId w:val="0"/>
        </w:numPr>
        <w:ind w:start="18pt" w:hanging="18pt"/>
        <w:rPr>
          <w:rFonts w:asciiTheme="majorBidi" w:hAnsiTheme="majorBidi" w:cstheme="majorBidi"/>
        </w:rPr>
      </w:pPr>
    </w:p>
    <w:p w14:paraId="43B17226" w14:textId="532F367F" w:rsidR="00836367" w:rsidRPr="00A752C4" w:rsidRDefault="00836367" w:rsidP="008B6524">
      <w:pPr>
        <w:pStyle w:val="references"/>
        <w:numPr>
          <w:ilvl w:val="0"/>
          <w:numId w:val="0"/>
        </w:numPr>
        <w:spacing w:line="12pt" w:lineRule="auto"/>
        <w:ind w:start="18pt" w:hanging="18pt"/>
        <w:jc w:val="center"/>
        <w:rPr>
          <w:rFonts w:asciiTheme="majorBidi" w:eastAsia="SimSun" w:hAnsiTheme="majorBidi" w:cstheme="majorBidi"/>
          <w:b/>
          <w:noProof w:val="0"/>
          <w:color w:val="FF0000"/>
          <w:spacing w:val="-1"/>
          <w:lang w:val="x-none" w:eastAsia="x-none"/>
        </w:rPr>
        <w:sectPr w:rsidR="00836367" w:rsidRPr="00A752C4" w:rsidSect="003B4E04">
          <w:type w:val="continuous"/>
          <w:pgSz w:w="595.30pt" w:h="841.90pt" w:code="9"/>
          <w:pgMar w:top="54pt" w:right="45.35pt" w:bottom="72pt" w:left="45.35pt" w:header="36pt" w:footer="36pt" w:gutter="0pt"/>
          <w:cols w:num="2" w:space="18pt"/>
          <w:docGrid w:linePitch="360"/>
        </w:sectPr>
      </w:pPr>
    </w:p>
    <w:p w14:paraId="0974F439" w14:textId="3D42B933" w:rsidR="009303D9" w:rsidRDefault="009303D9" w:rsidP="005B520E">
      <w:pPr>
        <w:rPr>
          <w:rFonts w:asciiTheme="majorBidi" w:hAnsiTheme="majorBidi" w:cstheme="majorBidi"/>
          <w:sz w:val="16"/>
          <w:szCs w:val="16"/>
        </w:rPr>
      </w:pPr>
    </w:p>
    <w:p w14:paraId="26B808B5" w14:textId="77777777" w:rsidR="00A752C4" w:rsidRDefault="00A752C4" w:rsidP="005B520E">
      <w:pPr>
        <w:rPr>
          <w:rFonts w:asciiTheme="majorBidi" w:hAnsiTheme="majorBidi" w:cstheme="majorBidi"/>
          <w:sz w:val="16"/>
          <w:szCs w:val="16"/>
        </w:rPr>
      </w:pPr>
    </w:p>
    <w:p w14:paraId="23BD7920" w14:textId="77777777" w:rsidR="00A752C4" w:rsidRPr="00A752C4" w:rsidRDefault="00A752C4" w:rsidP="005B520E">
      <w:pPr>
        <w:rPr>
          <w:rFonts w:asciiTheme="majorBidi" w:hAnsiTheme="majorBidi" w:cstheme="majorBidi"/>
          <w:sz w:val="16"/>
          <w:szCs w:val="16"/>
        </w:rPr>
      </w:pPr>
    </w:p>
    <w:sectPr w:rsidR="00A752C4" w:rsidRPr="00A752C4"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208B465" w14:textId="77777777" w:rsidR="00A55F90" w:rsidRDefault="00A55F90" w:rsidP="001A3B3D">
      <w:r>
        <w:separator/>
      </w:r>
    </w:p>
  </w:endnote>
  <w:endnote w:type="continuationSeparator" w:id="0">
    <w:p w14:paraId="76180786" w14:textId="77777777" w:rsidR="00A55F90" w:rsidRDefault="00A55F9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ppleSystemUIFont">
    <w:altName w:val="Calibri"/>
    <w:charset w:characterSet="iso-8859-1"/>
    <w:family w:val="auto"/>
    <w:pitch w:val="default"/>
    <w:sig w:usb0="00000003" w:usb1="00000000" w:usb2="00000000" w:usb3="00000000" w:csb0="00000001" w:csb1="00000000"/>
  </w:font>
  <w:font w:name="Helvetica Neue">
    <w:charset w:characterSet="iso-8859-1"/>
    <w:family w:val="auto"/>
    <w:pitch w:val="variable"/>
    <w:sig w:usb0="E50002FF" w:usb1="500079DB" w:usb2="00000010" w:usb3="00000000" w:csb0="000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43BFE77" w14:textId="582B0FE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DDC0DB" w14:textId="77777777" w:rsidR="00A55F90" w:rsidRDefault="00A55F90" w:rsidP="001A3B3D">
      <w:r>
        <w:separator/>
      </w:r>
    </w:p>
  </w:footnote>
  <w:footnote w:type="continuationSeparator" w:id="0">
    <w:p w14:paraId="7DEE19DA" w14:textId="77777777" w:rsidR="00A55F90" w:rsidRDefault="00A55F9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4E17AB"/>
    <w:multiLevelType w:val="hybridMultilevel"/>
    <w:tmpl w:val="5D46B56C"/>
    <w:lvl w:ilvl="0" w:tplc="D5B2AE30">
      <w:start w:val="3"/>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2" w15:restartNumberingAfterBreak="0">
    <w:nsid w:val="140D648C"/>
    <w:multiLevelType w:val="hybridMultilevel"/>
    <w:tmpl w:val="03842A18"/>
    <w:lvl w:ilvl="0" w:tplc="4009000F">
      <w:start w:val="1"/>
      <w:numFmt w:val="decimal"/>
      <w:lvlText w:val="%1."/>
      <w:lvlJc w:val="start"/>
      <w:pPr>
        <w:ind w:start="36pt" w:hanging="18pt"/>
      </w:pPr>
      <w:rPr>
        <w:rFonts w:hint="default"/>
      </w:rPr>
    </w:lvl>
    <w:lvl w:ilvl="1" w:tplc="40090019">
      <w:start w:val="1"/>
      <w:numFmt w:val="lowerLetter"/>
      <w:lvlText w:val="%2."/>
      <w:lvlJc w:val="start"/>
      <w:pPr>
        <w:ind w:start="39.25pt" w:hanging="18pt"/>
      </w:pPr>
    </w:lvl>
    <w:lvl w:ilvl="2" w:tplc="4009001B" w:tentative="1">
      <w:start w:val="1"/>
      <w:numFmt w:val="lowerRoman"/>
      <w:lvlText w:val="%3."/>
      <w:lvlJc w:val="end"/>
      <w:pPr>
        <w:ind w:start="108pt" w:hanging="9pt"/>
      </w:pPr>
    </w:lvl>
    <w:lvl w:ilvl="3" w:tplc="4009000F">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6A15D29"/>
    <w:multiLevelType w:val="hybridMultilevel"/>
    <w:tmpl w:val="F2A2DFAC"/>
    <w:lvl w:ilvl="0" w:tplc="10090001">
      <w:start w:val="1"/>
      <w:numFmt w:val="bullet"/>
      <w:lvlText w:val=""/>
      <w:lvlJc w:val="start"/>
      <w:pPr>
        <w:ind w:start="36pt" w:hanging="18pt"/>
      </w:pPr>
      <w:rPr>
        <w:rFonts w:ascii="Symbol" w:hAnsi="Symbol" w:hint="default"/>
      </w:rPr>
    </w:lvl>
    <w:lvl w:ilvl="1" w:tplc="10090003" w:tentative="1">
      <w:start w:val="1"/>
      <w:numFmt w:val="bullet"/>
      <w:lvlText w:val="o"/>
      <w:lvlJc w:val="start"/>
      <w:pPr>
        <w:ind w:start="72pt" w:hanging="18pt"/>
      </w:pPr>
      <w:rPr>
        <w:rFonts w:ascii="Courier New" w:hAnsi="Courier New" w:cs="Courier New" w:hint="default"/>
      </w:rPr>
    </w:lvl>
    <w:lvl w:ilvl="2" w:tplc="10090005" w:tentative="1">
      <w:start w:val="1"/>
      <w:numFmt w:val="bullet"/>
      <w:lvlText w:val=""/>
      <w:lvlJc w:val="start"/>
      <w:pPr>
        <w:ind w:start="108pt" w:hanging="18pt"/>
      </w:pPr>
      <w:rPr>
        <w:rFonts w:ascii="Wingdings" w:hAnsi="Wingdings" w:hint="default"/>
      </w:rPr>
    </w:lvl>
    <w:lvl w:ilvl="3" w:tplc="10090001" w:tentative="1">
      <w:start w:val="1"/>
      <w:numFmt w:val="bullet"/>
      <w:lvlText w:val=""/>
      <w:lvlJc w:val="start"/>
      <w:pPr>
        <w:ind w:start="144pt" w:hanging="18pt"/>
      </w:pPr>
      <w:rPr>
        <w:rFonts w:ascii="Symbol" w:hAnsi="Symbol" w:hint="default"/>
      </w:rPr>
    </w:lvl>
    <w:lvl w:ilvl="4" w:tplc="10090003" w:tentative="1">
      <w:start w:val="1"/>
      <w:numFmt w:val="bullet"/>
      <w:lvlText w:val="o"/>
      <w:lvlJc w:val="start"/>
      <w:pPr>
        <w:ind w:start="180pt" w:hanging="18pt"/>
      </w:pPr>
      <w:rPr>
        <w:rFonts w:ascii="Courier New" w:hAnsi="Courier New" w:cs="Courier New" w:hint="default"/>
      </w:rPr>
    </w:lvl>
    <w:lvl w:ilvl="5" w:tplc="10090005" w:tentative="1">
      <w:start w:val="1"/>
      <w:numFmt w:val="bullet"/>
      <w:lvlText w:val=""/>
      <w:lvlJc w:val="start"/>
      <w:pPr>
        <w:ind w:start="216pt" w:hanging="18pt"/>
      </w:pPr>
      <w:rPr>
        <w:rFonts w:ascii="Wingdings" w:hAnsi="Wingdings" w:hint="default"/>
      </w:rPr>
    </w:lvl>
    <w:lvl w:ilvl="6" w:tplc="10090001" w:tentative="1">
      <w:start w:val="1"/>
      <w:numFmt w:val="bullet"/>
      <w:lvlText w:val=""/>
      <w:lvlJc w:val="start"/>
      <w:pPr>
        <w:ind w:start="252pt" w:hanging="18pt"/>
      </w:pPr>
      <w:rPr>
        <w:rFonts w:ascii="Symbol" w:hAnsi="Symbol" w:hint="default"/>
      </w:rPr>
    </w:lvl>
    <w:lvl w:ilvl="7" w:tplc="10090003" w:tentative="1">
      <w:start w:val="1"/>
      <w:numFmt w:val="bullet"/>
      <w:lvlText w:val="o"/>
      <w:lvlJc w:val="start"/>
      <w:pPr>
        <w:ind w:start="288pt" w:hanging="18pt"/>
      </w:pPr>
      <w:rPr>
        <w:rFonts w:ascii="Courier New" w:hAnsi="Courier New" w:cs="Courier New" w:hint="default"/>
      </w:rPr>
    </w:lvl>
    <w:lvl w:ilvl="8" w:tplc="10090005" w:tentative="1">
      <w:start w:val="1"/>
      <w:numFmt w:val="bullet"/>
      <w:lvlText w:val=""/>
      <w:lvlJc w:val="start"/>
      <w:pPr>
        <w:ind w:start="324pt" w:hanging="18pt"/>
      </w:pPr>
      <w:rPr>
        <w:rFonts w:ascii="Wingdings" w:hAnsi="Wingdings" w:hint="default"/>
      </w:rPr>
    </w:lvl>
  </w:abstractNum>
  <w:abstractNum w:abstractNumId="14" w15:restartNumberingAfterBreak="0">
    <w:nsid w:val="17DB6CE4"/>
    <w:multiLevelType w:val="hybridMultilevel"/>
    <w:tmpl w:val="5E80D9EE"/>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5" w15:restartNumberingAfterBreak="0">
    <w:nsid w:val="18F6522F"/>
    <w:multiLevelType w:val="hybridMultilevel"/>
    <w:tmpl w:val="545EF320"/>
    <w:lvl w:ilvl="0" w:tplc="CFA45280">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6" w15:restartNumberingAfterBreak="0">
    <w:nsid w:val="1B9969C4"/>
    <w:multiLevelType w:val="hybridMultilevel"/>
    <w:tmpl w:val="AC1A02B6"/>
    <w:lvl w:ilvl="0" w:tplc="1009000F">
      <w:start w:val="1"/>
      <w:numFmt w:val="decimal"/>
      <w:lvlText w:val="%1."/>
      <w:lvlJc w:val="start"/>
      <w:pPr>
        <w:ind w:start="36pt" w:hanging="18pt"/>
      </w:pPr>
      <w:rPr>
        <w:rFonts w:hint="default"/>
      </w:rPr>
    </w:lvl>
    <w:lvl w:ilvl="1" w:tplc="10090019" w:tentative="1">
      <w:start w:val="1"/>
      <w:numFmt w:val="lowerLetter"/>
      <w:lvlText w:val="%2."/>
      <w:lvlJc w:val="start"/>
      <w:pPr>
        <w:ind w:start="72pt" w:hanging="18pt"/>
      </w:pPr>
    </w:lvl>
    <w:lvl w:ilvl="2" w:tplc="1009001B" w:tentative="1">
      <w:start w:val="1"/>
      <w:numFmt w:val="lowerRoman"/>
      <w:lvlText w:val="%3."/>
      <w:lvlJc w:val="end"/>
      <w:pPr>
        <w:ind w:start="108pt" w:hanging="9pt"/>
      </w:pPr>
    </w:lvl>
    <w:lvl w:ilvl="3" w:tplc="1009000F" w:tentative="1">
      <w:start w:val="1"/>
      <w:numFmt w:val="decimal"/>
      <w:lvlText w:val="%4."/>
      <w:lvlJc w:val="start"/>
      <w:pPr>
        <w:ind w:start="144pt" w:hanging="18pt"/>
      </w:pPr>
    </w:lvl>
    <w:lvl w:ilvl="4" w:tplc="10090019" w:tentative="1">
      <w:start w:val="1"/>
      <w:numFmt w:val="lowerLetter"/>
      <w:lvlText w:val="%5."/>
      <w:lvlJc w:val="start"/>
      <w:pPr>
        <w:ind w:start="180pt" w:hanging="18pt"/>
      </w:pPr>
    </w:lvl>
    <w:lvl w:ilvl="5" w:tplc="1009001B" w:tentative="1">
      <w:start w:val="1"/>
      <w:numFmt w:val="lowerRoman"/>
      <w:lvlText w:val="%6."/>
      <w:lvlJc w:val="end"/>
      <w:pPr>
        <w:ind w:start="216pt" w:hanging="9pt"/>
      </w:pPr>
    </w:lvl>
    <w:lvl w:ilvl="6" w:tplc="1009000F" w:tentative="1">
      <w:start w:val="1"/>
      <w:numFmt w:val="decimal"/>
      <w:lvlText w:val="%7."/>
      <w:lvlJc w:val="start"/>
      <w:pPr>
        <w:ind w:start="252pt" w:hanging="18pt"/>
      </w:pPr>
    </w:lvl>
    <w:lvl w:ilvl="7" w:tplc="10090019" w:tentative="1">
      <w:start w:val="1"/>
      <w:numFmt w:val="lowerLetter"/>
      <w:lvlText w:val="%8."/>
      <w:lvlJc w:val="start"/>
      <w:pPr>
        <w:ind w:start="288pt" w:hanging="18pt"/>
      </w:pPr>
    </w:lvl>
    <w:lvl w:ilvl="8" w:tplc="1009001B" w:tentative="1">
      <w:start w:val="1"/>
      <w:numFmt w:val="lowerRoman"/>
      <w:lvlText w:val="%9."/>
      <w:lvlJc w:val="end"/>
      <w:pPr>
        <w:ind w:start="324pt" w:hanging="9pt"/>
      </w:pPr>
    </w:lvl>
  </w:abstractNum>
  <w:abstractNum w:abstractNumId="17" w15:restartNumberingAfterBreak="0">
    <w:nsid w:val="1C6B6260"/>
    <w:multiLevelType w:val="hybridMultilevel"/>
    <w:tmpl w:val="5070470E"/>
    <w:lvl w:ilvl="0" w:tplc="E3CCBF74">
      <w:start w:val="1"/>
      <w:numFmt w:val="upperLetter"/>
      <w:lvlText w:val="%1."/>
      <w:lvlJc w:val="start"/>
      <w:pPr>
        <w:ind w:start="21pt" w:hanging="18pt"/>
      </w:pPr>
      <w:rPr>
        <w:rFonts w:hint="default"/>
      </w:rPr>
    </w:lvl>
    <w:lvl w:ilvl="1" w:tplc="04090019" w:tentative="1">
      <w:start w:val="1"/>
      <w:numFmt w:val="lowerLetter"/>
      <w:lvlText w:val="%2."/>
      <w:lvlJc w:val="start"/>
      <w:pPr>
        <w:ind w:start="57pt" w:hanging="18pt"/>
      </w:pPr>
    </w:lvl>
    <w:lvl w:ilvl="2" w:tplc="0409001B" w:tentative="1">
      <w:start w:val="1"/>
      <w:numFmt w:val="lowerRoman"/>
      <w:lvlText w:val="%3."/>
      <w:lvlJc w:val="end"/>
      <w:pPr>
        <w:ind w:start="93pt" w:hanging="9pt"/>
      </w:pPr>
    </w:lvl>
    <w:lvl w:ilvl="3" w:tplc="0409000F" w:tentative="1">
      <w:start w:val="1"/>
      <w:numFmt w:val="decimal"/>
      <w:lvlText w:val="%4."/>
      <w:lvlJc w:val="start"/>
      <w:pPr>
        <w:ind w:start="129pt" w:hanging="18pt"/>
      </w:pPr>
    </w:lvl>
    <w:lvl w:ilvl="4" w:tplc="04090019" w:tentative="1">
      <w:start w:val="1"/>
      <w:numFmt w:val="lowerLetter"/>
      <w:lvlText w:val="%5."/>
      <w:lvlJc w:val="start"/>
      <w:pPr>
        <w:ind w:start="165pt" w:hanging="18pt"/>
      </w:pPr>
    </w:lvl>
    <w:lvl w:ilvl="5" w:tplc="0409001B" w:tentative="1">
      <w:start w:val="1"/>
      <w:numFmt w:val="lowerRoman"/>
      <w:lvlText w:val="%6."/>
      <w:lvlJc w:val="end"/>
      <w:pPr>
        <w:ind w:start="201pt" w:hanging="9pt"/>
      </w:pPr>
    </w:lvl>
    <w:lvl w:ilvl="6" w:tplc="0409000F" w:tentative="1">
      <w:start w:val="1"/>
      <w:numFmt w:val="decimal"/>
      <w:lvlText w:val="%7."/>
      <w:lvlJc w:val="start"/>
      <w:pPr>
        <w:ind w:start="237pt" w:hanging="18pt"/>
      </w:pPr>
    </w:lvl>
    <w:lvl w:ilvl="7" w:tplc="04090019" w:tentative="1">
      <w:start w:val="1"/>
      <w:numFmt w:val="lowerLetter"/>
      <w:lvlText w:val="%8."/>
      <w:lvlJc w:val="start"/>
      <w:pPr>
        <w:ind w:start="273pt" w:hanging="18pt"/>
      </w:pPr>
    </w:lvl>
    <w:lvl w:ilvl="8" w:tplc="0409001B" w:tentative="1">
      <w:start w:val="1"/>
      <w:numFmt w:val="lowerRoman"/>
      <w:lvlText w:val="%9."/>
      <w:lvlJc w:val="end"/>
      <w:pPr>
        <w:ind w:start="309pt" w:hanging="9pt"/>
      </w:pPr>
    </w:lvl>
  </w:abstractNum>
  <w:abstractNum w:abstractNumId="1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9" w15:restartNumberingAfterBreak="0">
    <w:nsid w:val="1F610569"/>
    <w:multiLevelType w:val="hybridMultilevel"/>
    <w:tmpl w:val="5FC2F4AC"/>
    <w:lvl w:ilvl="0" w:tplc="9ECC9A0C">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0" w15:restartNumberingAfterBreak="0">
    <w:nsid w:val="20977DBB"/>
    <w:multiLevelType w:val="hybridMultilevel"/>
    <w:tmpl w:val="40F2EF98"/>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1"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2A397C05"/>
    <w:multiLevelType w:val="hybridMultilevel"/>
    <w:tmpl w:val="089CBC84"/>
    <w:lvl w:ilvl="0" w:tplc="4009000F">
      <w:start w:val="1"/>
      <w:numFmt w:val="decimal"/>
      <w:lvlText w:val="%1."/>
      <w:lvlJc w:val="start"/>
      <w:pPr>
        <w:ind w:start="36pt" w:hanging="18pt"/>
      </w:pPr>
      <w:rPr>
        <w:rFonts w:hint="default"/>
      </w:rPr>
    </w:lvl>
    <w:lvl w:ilvl="1" w:tplc="40090019">
      <w:start w:val="1"/>
      <w:numFmt w:val="lowerLetter"/>
      <w:lvlText w:val="%2."/>
      <w:lvlJc w:val="start"/>
      <w:pPr>
        <w:ind w:start="39.25pt" w:hanging="18pt"/>
      </w:pPr>
    </w:lvl>
    <w:lvl w:ilvl="2" w:tplc="4009001B" w:tentative="1">
      <w:start w:val="1"/>
      <w:numFmt w:val="lowerRoman"/>
      <w:lvlText w:val="%3."/>
      <w:lvlJc w:val="end"/>
      <w:pPr>
        <w:ind w:start="108pt" w:hanging="9pt"/>
      </w:pPr>
    </w:lvl>
    <w:lvl w:ilvl="3" w:tplc="4009000F">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4" w15:restartNumberingAfterBreak="0">
    <w:nsid w:val="2BC865FC"/>
    <w:multiLevelType w:val="hybridMultilevel"/>
    <w:tmpl w:val="B7469900"/>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5" w15:restartNumberingAfterBreak="0">
    <w:nsid w:val="318E428B"/>
    <w:multiLevelType w:val="hybridMultilevel"/>
    <w:tmpl w:val="CE7E3A94"/>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4037AF"/>
    <w:multiLevelType w:val="hybridMultilevel"/>
    <w:tmpl w:val="38D6EE44"/>
    <w:lvl w:ilvl="0" w:tplc="40090019">
      <w:start w:val="1"/>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9" w15:restartNumberingAfterBreak="0">
    <w:nsid w:val="3A8B2CBC"/>
    <w:multiLevelType w:val="hybridMultilevel"/>
    <w:tmpl w:val="32648BEC"/>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30" w15:restartNumberingAfterBreak="0">
    <w:nsid w:val="3AC4244A"/>
    <w:multiLevelType w:val="hybridMultilevel"/>
    <w:tmpl w:val="3C167D08"/>
    <w:lvl w:ilvl="0" w:tplc="29A2AFD0">
      <w:start w:val="1"/>
      <w:numFmt w:val="decimal"/>
      <w:lvlText w:val="%1."/>
      <w:lvlJc w:val="start"/>
      <w:pPr>
        <w:ind w:start="25.05pt" w:hanging="18pt"/>
      </w:pPr>
      <w:rPr>
        <w:rFonts w:hint="default"/>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31" w15:restartNumberingAfterBreak="0">
    <w:nsid w:val="3B8F26B6"/>
    <w:multiLevelType w:val="hybridMultilevel"/>
    <w:tmpl w:val="9420350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2" w15:restartNumberingAfterBreak="0">
    <w:nsid w:val="3DDB4161"/>
    <w:multiLevelType w:val="hybridMultilevel"/>
    <w:tmpl w:val="AB427FA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3" w15:restartNumberingAfterBreak="0">
    <w:nsid w:val="4189603E"/>
    <w:multiLevelType w:val="multilevel"/>
    <w:tmpl w:val="9468BE6E"/>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67.65pt"/>
        </w:tabs>
        <w:ind w:start="64.0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4" w15:restartNumberingAfterBreak="0">
    <w:nsid w:val="4286557F"/>
    <w:multiLevelType w:val="hybridMultilevel"/>
    <w:tmpl w:val="02FE3A0E"/>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6" w15:restartNumberingAfterBreak="0">
    <w:nsid w:val="4C8E28BA"/>
    <w:multiLevelType w:val="hybridMultilevel"/>
    <w:tmpl w:val="9C1C6BBA"/>
    <w:lvl w:ilvl="0" w:tplc="04090015">
      <w:start w:val="1"/>
      <w:numFmt w:val="upperLetter"/>
      <w:lvlText w:val="%1."/>
      <w:lvlJc w:val="start"/>
      <w:pPr>
        <w:ind w:start="36pt" w:hanging="18pt"/>
      </w:pPr>
      <w:rPr>
        <w:rFonts w:hint="default"/>
      </w:rPr>
    </w:lvl>
    <w:lvl w:ilvl="1" w:tplc="04090019">
      <w:start w:val="1"/>
      <w:numFmt w:val="lowerLetter"/>
      <w:lvlText w:val="%2."/>
      <w:lvlJc w:val="start"/>
      <w:pPr>
        <w:ind w:start="18pt" w:hanging="18pt"/>
      </w:pPr>
    </w:lvl>
    <w:lvl w:ilvl="2" w:tplc="1D1E8D82">
      <w:start w:val="1"/>
      <w:numFmt w:val="decimal"/>
      <w:lvlText w:val="%3."/>
      <w:lvlJc w:val="start"/>
      <w:pPr>
        <w:ind w:start="117pt" w:hanging="18pt"/>
      </w:pPr>
      <w:rPr>
        <w:rFonts w:hint="default"/>
      </w:r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4D96385F"/>
    <w:multiLevelType w:val="multilevel"/>
    <w:tmpl w:val="7CECFEA6"/>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start"/>
      <w:pPr>
        <w:ind w:start="18pt" w:hanging="18pt"/>
      </w:p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8" w15:restartNumberingAfterBreak="0">
    <w:nsid w:val="4F512B49"/>
    <w:multiLevelType w:val="hybridMultilevel"/>
    <w:tmpl w:val="8BA482C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0" w15:restartNumberingAfterBreak="0">
    <w:nsid w:val="5A2A3BFB"/>
    <w:multiLevelType w:val="hybridMultilevel"/>
    <w:tmpl w:val="EC1C7F22"/>
    <w:lvl w:ilvl="0" w:tplc="04090015">
      <w:start w:val="1"/>
      <w:numFmt w:val="upperLetter"/>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41" w15:restartNumberingAfterBreak="0">
    <w:nsid w:val="621B718E"/>
    <w:multiLevelType w:val="hybridMultilevel"/>
    <w:tmpl w:val="212E4E3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641C648D"/>
    <w:multiLevelType w:val="hybridMultilevel"/>
    <w:tmpl w:val="CA8609B8"/>
    <w:lvl w:ilvl="0" w:tplc="FFFFFFFF">
      <w:start w:val="1"/>
      <w:numFmt w:val="lowerLetter"/>
      <w:lvlText w:val="%1."/>
      <w:lvlJc w:val="start"/>
      <w:pPr>
        <w:ind w:start="36pt" w:hanging="18pt"/>
      </w:pPr>
      <w:rPr>
        <w:rFonts w:hint="default"/>
        <w:i/>
        <w:iCs/>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start w:val="1"/>
      <w:numFmt w:val="decimal"/>
      <w:lvlText w:val="%4."/>
      <w:lvlJc w:val="start"/>
      <w:pPr>
        <w:ind w:start="18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43" w15:restartNumberingAfterBreak="0">
    <w:nsid w:val="66A234D8"/>
    <w:multiLevelType w:val="hybridMultilevel"/>
    <w:tmpl w:val="CA8609B8"/>
    <w:lvl w:ilvl="0" w:tplc="4EDCCDD6">
      <w:start w:val="1"/>
      <w:numFmt w:val="lowerLetter"/>
      <w:lvlText w:val="%1."/>
      <w:lvlJc w:val="start"/>
      <w:pPr>
        <w:ind w:start="36pt" w:hanging="18pt"/>
      </w:pPr>
      <w:rPr>
        <w:rFonts w:hint="default"/>
        <w:i/>
        <w:i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start w:val="1"/>
      <w:numFmt w:val="decimal"/>
      <w:lvlText w:val="%4."/>
      <w:lvlJc w:val="start"/>
      <w:pPr>
        <w:ind w:start="18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6" w15:restartNumberingAfterBreak="0">
    <w:nsid w:val="6D3727B8"/>
    <w:multiLevelType w:val="hybridMultilevel"/>
    <w:tmpl w:val="D280152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7" w15:restartNumberingAfterBreak="0">
    <w:nsid w:val="75B15A30"/>
    <w:multiLevelType w:val="hybridMultilevel"/>
    <w:tmpl w:val="0624D1FE"/>
    <w:lvl w:ilvl="0" w:tplc="D5B2AE30">
      <w:start w:val="3"/>
      <w:numFmt w:val="bullet"/>
      <w:lvlText w:val="•"/>
      <w:lvlJc w:val="start"/>
      <w:pPr>
        <w:ind w:start="36pt" w:hanging="18pt"/>
      </w:pPr>
      <w:rPr>
        <w:rFonts w:ascii="Times New Roman" w:eastAsia="SimSun" w:hAnsi="Times New Roman" w:cs="Times New Roman"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52122314">
    <w:abstractNumId w:val="26"/>
  </w:num>
  <w:num w:numId="2" w16cid:durableId="692196429">
    <w:abstractNumId w:val="44"/>
  </w:num>
  <w:num w:numId="3" w16cid:durableId="277176153">
    <w:abstractNumId w:val="22"/>
  </w:num>
  <w:num w:numId="4" w16cid:durableId="1825050982">
    <w:abstractNumId w:val="33"/>
  </w:num>
  <w:num w:numId="5" w16cid:durableId="828400379">
    <w:abstractNumId w:val="33"/>
  </w:num>
  <w:num w:numId="6" w16cid:durableId="1456603804">
    <w:abstractNumId w:val="33"/>
  </w:num>
  <w:num w:numId="7" w16cid:durableId="1592008432">
    <w:abstractNumId w:val="33"/>
  </w:num>
  <w:num w:numId="8" w16cid:durableId="1251431099">
    <w:abstractNumId w:val="39"/>
  </w:num>
  <w:num w:numId="9" w16cid:durableId="1879512107">
    <w:abstractNumId w:val="45"/>
  </w:num>
  <w:num w:numId="10" w16cid:durableId="725567684">
    <w:abstractNumId w:val="28"/>
  </w:num>
  <w:num w:numId="11" w16cid:durableId="1719357063">
    <w:abstractNumId w:val="21"/>
  </w:num>
  <w:num w:numId="12" w16cid:durableId="468130387">
    <w:abstractNumId w:val="18"/>
  </w:num>
  <w:num w:numId="13" w16cid:durableId="2140486678">
    <w:abstractNumId w:val="0"/>
  </w:num>
  <w:num w:numId="14" w16cid:durableId="115371166">
    <w:abstractNumId w:val="10"/>
  </w:num>
  <w:num w:numId="15" w16cid:durableId="640041020">
    <w:abstractNumId w:val="8"/>
  </w:num>
  <w:num w:numId="16" w16cid:durableId="1683780392">
    <w:abstractNumId w:val="7"/>
  </w:num>
  <w:num w:numId="17" w16cid:durableId="1974947471">
    <w:abstractNumId w:val="6"/>
  </w:num>
  <w:num w:numId="18" w16cid:durableId="539123161">
    <w:abstractNumId w:val="5"/>
  </w:num>
  <w:num w:numId="19" w16cid:durableId="666370695">
    <w:abstractNumId w:val="9"/>
  </w:num>
  <w:num w:numId="20" w16cid:durableId="1439375714">
    <w:abstractNumId w:val="4"/>
  </w:num>
  <w:num w:numId="21" w16cid:durableId="8027714">
    <w:abstractNumId w:val="3"/>
  </w:num>
  <w:num w:numId="22" w16cid:durableId="926108971">
    <w:abstractNumId w:val="2"/>
  </w:num>
  <w:num w:numId="23" w16cid:durableId="1825009641">
    <w:abstractNumId w:val="1"/>
  </w:num>
  <w:num w:numId="24" w16cid:durableId="1129251073">
    <w:abstractNumId w:val="35"/>
  </w:num>
  <w:num w:numId="25" w16cid:durableId="1752311300">
    <w:abstractNumId w:val="37"/>
  </w:num>
  <w:num w:numId="26" w16cid:durableId="2054113185">
    <w:abstractNumId w:val="31"/>
  </w:num>
  <w:num w:numId="27" w16cid:durableId="1066999777">
    <w:abstractNumId w:val="47"/>
  </w:num>
  <w:num w:numId="28" w16cid:durableId="1104761517">
    <w:abstractNumId w:val="11"/>
  </w:num>
  <w:num w:numId="29" w16cid:durableId="115374133">
    <w:abstractNumId w:val="19"/>
  </w:num>
  <w:num w:numId="30" w16cid:durableId="328756684">
    <w:abstractNumId w:val="12"/>
  </w:num>
  <w:num w:numId="31" w16cid:durableId="991180483">
    <w:abstractNumId w:val="23"/>
  </w:num>
  <w:num w:numId="32" w16cid:durableId="1408915731">
    <w:abstractNumId w:val="15"/>
  </w:num>
  <w:num w:numId="33" w16cid:durableId="779031322">
    <w:abstractNumId w:val="13"/>
  </w:num>
  <w:num w:numId="34" w16cid:durableId="286552283">
    <w:abstractNumId w:val="16"/>
  </w:num>
  <w:num w:numId="35" w16cid:durableId="20209110">
    <w:abstractNumId w:val="27"/>
  </w:num>
  <w:num w:numId="36" w16cid:durableId="1097554630">
    <w:abstractNumId w:val="14"/>
  </w:num>
  <w:num w:numId="37" w16cid:durableId="2032608231">
    <w:abstractNumId w:val="20"/>
  </w:num>
  <w:num w:numId="38" w16cid:durableId="16390377">
    <w:abstractNumId w:val="25"/>
  </w:num>
  <w:num w:numId="39" w16cid:durableId="1089428703">
    <w:abstractNumId w:val="30"/>
  </w:num>
  <w:num w:numId="40" w16cid:durableId="608050304">
    <w:abstractNumId w:val="43"/>
  </w:num>
  <w:num w:numId="41" w16cid:durableId="1313947423">
    <w:abstractNumId w:val="24"/>
  </w:num>
  <w:num w:numId="42" w16cid:durableId="110826913">
    <w:abstractNumId w:val="17"/>
  </w:num>
  <w:num w:numId="43" w16cid:durableId="775174717">
    <w:abstractNumId w:val="46"/>
  </w:num>
  <w:num w:numId="44" w16cid:durableId="1670525861">
    <w:abstractNumId w:val="34"/>
  </w:num>
  <w:num w:numId="45" w16cid:durableId="1039936471">
    <w:abstractNumId w:val="41"/>
  </w:num>
  <w:num w:numId="46" w16cid:durableId="1037587641">
    <w:abstractNumId w:val="36"/>
  </w:num>
  <w:num w:numId="47" w16cid:durableId="677805762">
    <w:abstractNumId w:val="32"/>
  </w:num>
  <w:num w:numId="48" w16cid:durableId="1381855722">
    <w:abstractNumId w:val="40"/>
  </w:num>
  <w:num w:numId="49" w16cid:durableId="1469132302">
    <w:abstractNumId w:val="29"/>
  </w:num>
  <w:num w:numId="50" w16cid:durableId="846601456">
    <w:abstractNumId w:val="42"/>
  </w:num>
  <w:num w:numId="51" w16cid:durableId="2080902206">
    <w:abstractNumId w:val="38"/>
  </w:num>
  <w:numIdMacAtCleanup w:val="51"/>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Tanmya Rampal">
    <w15:presenceInfo w15:providerId="AD" w15:userId="S::t_rampal@live.concordia.ca::5119b060-1a84-4562-aaae-867f61230464"/>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0D8"/>
    <w:rsid w:val="0004781E"/>
    <w:rsid w:val="0008758A"/>
    <w:rsid w:val="000C1E68"/>
    <w:rsid w:val="000D770C"/>
    <w:rsid w:val="000F265A"/>
    <w:rsid w:val="00111509"/>
    <w:rsid w:val="001A2EFD"/>
    <w:rsid w:val="001A3B3D"/>
    <w:rsid w:val="001B67DC"/>
    <w:rsid w:val="002254A9"/>
    <w:rsid w:val="00233D97"/>
    <w:rsid w:val="002347A2"/>
    <w:rsid w:val="00260B4F"/>
    <w:rsid w:val="00264B4E"/>
    <w:rsid w:val="002850E3"/>
    <w:rsid w:val="0029260B"/>
    <w:rsid w:val="002C5AE0"/>
    <w:rsid w:val="00354FCF"/>
    <w:rsid w:val="003A19E2"/>
    <w:rsid w:val="003B2B40"/>
    <w:rsid w:val="003B4E04"/>
    <w:rsid w:val="003F5A08"/>
    <w:rsid w:val="00420716"/>
    <w:rsid w:val="00421707"/>
    <w:rsid w:val="004325FB"/>
    <w:rsid w:val="0044149A"/>
    <w:rsid w:val="004432BA"/>
    <w:rsid w:val="00443359"/>
    <w:rsid w:val="0044407E"/>
    <w:rsid w:val="00447BB9"/>
    <w:rsid w:val="00453DB2"/>
    <w:rsid w:val="0046031D"/>
    <w:rsid w:val="00473AC9"/>
    <w:rsid w:val="004C3BFD"/>
    <w:rsid w:val="004D72B5"/>
    <w:rsid w:val="00551B7F"/>
    <w:rsid w:val="0056610F"/>
    <w:rsid w:val="00575BCA"/>
    <w:rsid w:val="005B0344"/>
    <w:rsid w:val="005B520E"/>
    <w:rsid w:val="005E1C0A"/>
    <w:rsid w:val="005E2800"/>
    <w:rsid w:val="00605825"/>
    <w:rsid w:val="00607441"/>
    <w:rsid w:val="00645D22"/>
    <w:rsid w:val="00651A08"/>
    <w:rsid w:val="00654204"/>
    <w:rsid w:val="00670434"/>
    <w:rsid w:val="00672086"/>
    <w:rsid w:val="006B6B66"/>
    <w:rsid w:val="006F6D3D"/>
    <w:rsid w:val="00715BEA"/>
    <w:rsid w:val="00740EEA"/>
    <w:rsid w:val="007513E3"/>
    <w:rsid w:val="00794804"/>
    <w:rsid w:val="007B1D2E"/>
    <w:rsid w:val="007B33F1"/>
    <w:rsid w:val="007B3F59"/>
    <w:rsid w:val="007B6DDA"/>
    <w:rsid w:val="007C0308"/>
    <w:rsid w:val="007C2FF2"/>
    <w:rsid w:val="007C5B85"/>
    <w:rsid w:val="007D6232"/>
    <w:rsid w:val="007F1F99"/>
    <w:rsid w:val="007F5B19"/>
    <w:rsid w:val="007F768F"/>
    <w:rsid w:val="0080791D"/>
    <w:rsid w:val="008177D0"/>
    <w:rsid w:val="00836367"/>
    <w:rsid w:val="00873603"/>
    <w:rsid w:val="008A2C7D"/>
    <w:rsid w:val="008A5F5D"/>
    <w:rsid w:val="008B6524"/>
    <w:rsid w:val="008C4B23"/>
    <w:rsid w:val="008D1434"/>
    <w:rsid w:val="008F6E2C"/>
    <w:rsid w:val="009035E0"/>
    <w:rsid w:val="00927366"/>
    <w:rsid w:val="009303D9"/>
    <w:rsid w:val="00933C64"/>
    <w:rsid w:val="009406D2"/>
    <w:rsid w:val="00972203"/>
    <w:rsid w:val="00987ABA"/>
    <w:rsid w:val="009A2BFA"/>
    <w:rsid w:val="009C39CE"/>
    <w:rsid w:val="009F1D79"/>
    <w:rsid w:val="00A059B3"/>
    <w:rsid w:val="00A05A63"/>
    <w:rsid w:val="00A13C07"/>
    <w:rsid w:val="00A52753"/>
    <w:rsid w:val="00A55F90"/>
    <w:rsid w:val="00A74834"/>
    <w:rsid w:val="00A752C4"/>
    <w:rsid w:val="00AC03D6"/>
    <w:rsid w:val="00AD7C2D"/>
    <w:rsid w:val="00AE3409"/>
    <w:rsid w:val="00AE7ABB"/>
    <w:rsid w:val="00B11A60"/>
    <w:rsid w:val="00B22613"/>
    <w:rsid w:val="00B44A76"/>
    <w:rsid w:val="00B709A1"/>
    <w:rsid w:val="00B72F06"/>
    <w:rsid w:val="00B768D1"/>
    <w:rsid w:val="00BA1025"/>
    <w:rsid w:val="00BA446B"/>
    <w:rsid w:val="00BA5C38"/>
    <w:rsid w:val="00BB7982"/>
    <w:rsid w:val="00BC3420"/>
    <w:rsid w:val="00BD670B"/>
    <w:rsid w:val="00BD69B3"/>
    <w:rsid w:val="00BE7764"/>
    <w:rsid w:val="00BE7D3C"/>
    <w:rsid w:val="00BF52D3"/>
    <w:rsid w:val="00BF5FF6"/>
    <w:rsid w:val="00C0207F"/>
    <w:rsid w:val="00C16117"/>
    <w:rsid w:val="00C3075A"/>
    <w:rsid w:val="00C4128F"/>
    <w:rsid w:val="00C919A4"/>
    <w:rsid w:val="00CA4392"/>
    <w:rsid w:val="00CC393F"/>
    <w:rsid w:val="00D2176E"/>
    <w:rsid w:val="00D632BE"/>
    <w:rsid w:val="00D72D06"/>
    <w:rsid w:val="00D72EB6"/>
    <w:rsid w:val="00D7522C"/>
    <w:rsid w:val="00D7536F"/>
    <w:rsid w:val="00D76668"/>
    <w:rsid w:val="00DB2DED"/>
    <w:rsid w:val="00DF3172"/>
    <w:rsid w:val="00E07383"/>
    <w:rsid w:val="00E1286C"/>
    <w:rsid w:val="00E165BC"/>
    <w:rsid w:val="00E24330"/>
    <w:rsid w:val="00E61E12"/>
    <w:rsid w:val="00E7596C"/>
    <w:rsid w:val="00E878F2"/>
    <w:rsid w:val="00ED0149"/>
    <w:rsid w:val="00EE4D75"/>
    <w:rsid w:val="00EF1DD7"/>
    <w:rsid w:val="00EF7DE3"/>
    <w:rsid w:val="00F03103"/>
    <w:rsid w:val="00F04BE4"/>
    <w:rsid w:val="00F271DE"/>
    <w:rsid w:val="00F553C6"/>
    <w:rsid w:val="00F627DA"/>
    <w:rsid w:val="00F718AE"/>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C6DD1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67.6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A5C38"/>
    <w:pPr>
      <w:ind w:start="36pt"/>
      <w:contextualSpacing/>
    </w:pPr>
  </w:style>
  <w:style w:type="character" w:styleId="Strong">
    <w:name w:val="Strong"/>
    <w:basedOn w:val="DefaultParagraphFont"/>
    <w:uiPriority w:val="22"/>
    <w:qFormat/>
    <w:rsid w:val="00BA5C38"/>
    <w:rPr>
      <w:b/>
      <w:bCs/>
    </w:rPr>
  </w:style>
  <w:style w:type="paragraph" w:styleId="NormalWeb">
    <w:name w:val="Normal (Web)"/>
    <w:basedOn w:val="Normal"/>
    <w:uiPriority w:val="99"/>
    <w:unhideWhenUsed/>
    <w:rsid w:val="00DF3172"/>
    <w:pPr>
      <w:spacing w:before="5pt" w:beforeAutospacing="1" w:after="5pt" w:afterAutospacing="1"/>
      <w:jc w:val="start"/>
    </w:pPr>
    <w:rPr>
      <w:rFonts w:eastAsia="Times New Roman"/>
      <w:sz w:val="24"/>
      <w:szCs w:val="24"/>
      <w:lang w:val="en-IN" w:eastAsia="en-IN"/>
    </w:rPr>
  </w:style>
  <w:style w:type="character" w:styleId="Emphasis">
    <w:name w:val="Emphasis"/>
    <w:basedOn w:val="DefaultParagraphFont"/>
    <w:uiPriority w:val="20"/>
    <w:qFormat/>
    <w:rsid w:val="00EE4D75"/>
    <w:rPr>
      <w:i/>
      <w:iCs/>
    </w:rPr>
  </w:style>
  <w:style w:type="character" w:styleId="Hyperlink">
    <w:name w:val="Hyperlink"/>
    <w:basedOn w:val="DefaultParagraphFont"/>
    <w:rsid w:val="00672086"/>
    <w:rPr>
      <w:color w:val="0563C1" w:themeColor="hyperlink"/>
      <w:u w:val="single"/>
    </w:rPr>
  </w:style>
  <w:style w:type="character" w:styleId="UnresolvedMention">
    <w:name w:val="Unresolved Mention"/>
    <w:basedOn w:val="DefaultParagraphFont"/>
    <w:uiPriority w:val="99"/>
    <w:semiHidden/>
    <w:unhideWhenUsed/>
    <w:rsid w:val="00672086"/>
    <w:rPr>
      <w:color w:val="605E5C"/>
      <w:shd w:val="clear" w:color="auto" w:fill="E1DFDD"/>
    </w:rPr>
  </w:style>
  <w:style w:type="paragraph" w:styleId="Revision">
    <w:name w:val="Revision"/>
    <w:hidden/>
    <w:uiPriority w:val="99"/>
    <w:semiHidden/>
    <w:rsid w:val="00E24330"/>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248">
      <w:bodyDiv w:val="1"/>
      <w:marLeft w:val="0pt"/>
      <w:marRight w:val="0pt"/>
      <w:marTop w:val="0pt"/>
      <w:marBottom w:val="0pt"/>
      <w:divBdr>
        <w:top w:val="none" w:sz="0" w:space="0" w:color="auto"/>
        <w:left w:val="none" w:sz="0" w:space="0" w:color="auto"/>
        <w:bottom w:val="none" w:sz="0" w:space="0" w:color="auto"/>
        <w:right w:val="none" w:sz="0" w:space="0" w:color="auto"/>
      </w:divBdr>
    </w:div>
    <w:div w:id="120618553">
      <w:bodyDiv w:val="1"/>
      <w:marLeft w:val="0pt"/>
      <w:marRight w:val="0pt"/>
      <w:marTop w:val="0pt"/>
      <w:marBottom w:val="0pt"/>
      <w:divBdr>
        <w:top w:val="none" w:sz="0" w:space="0" w:color="auto"/>
        <w:left w:val="none" w:sz="0" w:space="0" w:color="auto"/>
        <w:bottom w:val="none" w:sz="0" w:space="0" w:color="auto"/>
        <w:right w:val="none" w:sz="0" w:space="0" w:color="auto"/>
      </w:divBdr>
    </w:div>
    <w:div w:id="126551382">
      <w:bodyDiv w:val="1"/>
      <w:marLeft w:val="0pt"/>
      <w:marRight w:val="0pt"/>
      <w:marTop w:val="0pt"/>
      <w:marBottom w:val="0pt"/>
      <w:divBdr>
        <w:top w:val="none" w:sz="0" w:space="0" w:color="auto"/>
        <w:left w:val="none" w:sz="0" w:space="0" w:color="auto"/>
        <w:bottom w:val="none" w:sz="0" w:space="0" w:color="auto"/>
        <w:right w:val="none" w:sz="0" w:space="0" w:color="auto"/>
      </w:divBdr>
    </w:div>
    <w:div w:id="208693364">
      <w:bodyDiv w:val="1"/>
      <w:marLeft w:val="0pt"/>
      <w:marRight w:val="0pt"/>
      <w:marTop w:val="0pt"/>
      <w:marBottom w:val="0pt"/>
      <w:divBdr>
        <w:top w:val="none" w:sz="0" w:space="0" w:color="auto"/>
        <w:left w:val="none" w:sz="0" w:space="0" w:color="auto"/>
        <w:bottom w:val="none" w:sz="0" w:space="0" w:color="auto"/>
        <w:right w:val="none" w:sz="0" w:space="0" w:color="auto"/>
      </w:divBdr>
    </w:div>
    <w:div w:id="382024481">
      <w:bodyDiv w:val="1"/>
      <w:marLeft w:val="0pt"/>
      <w:marRight w:val="0pt"/>
      <w:marTop w:val="0pt"/>
      <w:marBottom w:val="0pt"/>
      <w:divBdr>
        <w:top w:val="none" w:sz="0" w:space="0" w:color="auto"/>
        <w:left w:val="none" w:sz="0" w:space="0" w:color="auto"/>
        <w:bottom w:val="none" w:sz="0" w:space="0" w:color="auto"/>
        <w:right w:val="none" w:sz="0" w:space="0" w:color="auto"/>
      </w:divBdr>
    </w:div>
    <w:div w:id="605309307">
      <w:bodyDiv w:val="1"/>
      <w:marLeft w:val="0pt"/>
      <w:marRight w:val="0pt"/>
      <w:marTop w:val="0pt"/>
      <w:marBottom w:val="0pt"/>
      <w:divBdr>
        <w:top w:val="none" w:sz="0" w:space="0" w:color="auto"/>
        <w:left w:val="none" w:sz="0" w:space="0" w:color="auto"/>
        <w:bottom w:val="none" w:sz="0" w:space="0" w:color="auto"/>
        <w:right w:val="none" w:sz="0" w:space="0" w:color="auto"/>
      </w:divBdr>
    </w:div>
    <w:div w:id="769817531">
      <w:bodyDiv w:val="1"/>
      <w:marLeft w:val="0pt"/>
      <w:marRight w:val="0pt"/>
      <w:marTop w:val="0pt"/>
      <w:marBottom w:val="0pt"/>
      <w:divBdr>
        <w:top w:val="none" w:sz="0" w:space="0" w:color="auto"/>
        <w:left w:val="none" w:sz="0" w:space="0" w:color="auto"/>
        <w:bottom w:val="none" w:sz="0" w:space="0" w:color="auto"/>
        <w:right w:val="none" w:sz="0" w:space="0" w:color="auto"/>
      </w:divBdr>
    </w:div>
    <w:div w:id="1243445631">
      <w:bodyDiv w:val="1"/>
      <w:marLeft w:val="0pt"/>
      <w:marRight w:val="0pt"/>
      <w:marTop w:val="0pt"/>
      <w:marBottom w:val="0pt"/>
      <w:divBdr>
        <w:top w:val="none" w:sz="0" w:space="0" w:color="auto"/>
        <w:left w:val="none" w:sz="0" w:space="0" w:color="auto"/>
        <w:bottom w:val="none" w:sz="0" w:space="0" w:color="auto"/>
        <w:right w:val="none" w:sz="0" w:space="0" w:color="auto"/>
      </w:divBdr>
    </w:div>
    <w:div w:id="1354960174">
      <w:bodyDiv w:val="1"/>
      <w:marLeft w:val="0pt"/>
      <w:marRight w:val="0pt"/>
      <w:marTop w:val="0pt"/>
      <w:marBottom w:val="0pt"/>
      <w:divBdr>
        <w:top w:val="none" w:sz="0" w:space="0" w:color="auto"/>
        <w:left w:val="none" w:sz="0" w:space="0" w:color="auto"/>
        <w:bottom w:val="none" w:sz="0" w:space="0" w:color="auto"/>
        <w:right w:val="none" w:sz="0" w:space="0" w:color="auto"/>
      </w:divBdr>
    </w:div>
    <w:div w:id="1425760339">
      <w:bodyDiv w:val="1"/>
      <w:marLeft w:val="0pt"/>
      <w:marRight w:val="0pt"/>
      <w:marTop w:val="0pt"/>
      <w:marBottom w:val="0pt"/>
      <w:divBdr>
        <w:top w:val="none" w:sz="0" w:space="0" w:color="auto"/>
        <w:left w:val="none" w:sz="0" w:space="0" w:color="auto"/>
        <w:bottom w:val="none" w:sz="0" w:space="0" w:color="auto"/>
        <w:right w:val="none" w:sz="0" w:space="0" w:color="auto"/>
      </w:divBdr>
    </w:div>
    <w:div w:id="1524707951">
      <w:bodyDiv w:val="1"/>
      <w:marLeft w:val="0pt"/>
      <w:marRight w:val="0pt"/>
      <w:marTop w:val="0pt"/>
      <w:marBottom w:val="0pt"/>
      <w:divBdr>
        <w:top w:val="none" w:sz="0" w:space="0" w:color="auto"/>
        <w:left w:val="none" w:sz="0" w:space="0" w:color="auto"/>
        <w:bottom w:val="none" w:sz="0" w:space="0" w:color="auto"/>
        <w:right w:val="none" w:sz="0" w:space="0" w:color="auto"/>
      </w:divBdr>
    </w:div>
    <w:div w:id="1846507297">
      <w:bodyDiv w:val="1"/>
      <w:marLeft w:val="0pt"/>
      <w:marRight w:val="0pt"/>
      <w:marTop w:val="0pt"/>
      <w:marBottom w:val="0pt"/>
      <w:divBdr>
        <w:top w:val="none" w:sz="0" w:space="0" w:color="auto"/>
        <w:left w:val="none" w:sz="0" w:space="0" w:color="auto"/>
        <w:bottom w:val="none" w:sz="0" w:space="0" w:color="auto"/>
        <w:right w:val="none" w:sz="0" w:space="0" w:color="auto"/>
      </w:divBdr>
    </w:div>
    <w:div w:id="20956653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schemas.microsoft.com/office/2011/relationships/people" Target="people.xml"/><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emf"/><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jpe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152</TotalTime>
  <Pages>15</Pages>
  <Words>10771</Words>
  <Characters>62586</Characters>
  <Application>Microsoft Office Word</Application>
  <DocSecurity>0</DocSecurity>
  <Lines>1647</Lines>
  <Paragraphs>382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Anoopinder Singh</cp:lastModifiedBy>
  <cp:revision>7</cp:revision>
  <dcterms:created xsi:type="dcterms:W3CDTF">2023-04-02T21:35:00Z</dcterms:created>
  <dcterms:modified xsi:type="dcterms:W3CDTF">2023-04-03T03:36:00Z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a98ae4cc21cf5a7417f8b8bda2bea8fead9d1cd0d06378a939ba5acde537de97</vt:lpwstr>
  </property>
</Properties>
</file>